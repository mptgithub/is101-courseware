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ms-office.activeX+xml" PartName="/word/commentsExtended.xml"/>
  <Override ContentType="application/vnd.ms-office.activeX+xml" PartName="/word/commentsExtensible.xml"/>
  <Override ContentType="application/vnd.ms-office.activeX+xml" PartName="/word/commentsId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52"/>
          <w:szCs w:val="52"/>
        </w:rPr>
        <w:t xml:space="preserve">Annual Business Report 2026</w:t>
      </w:r>
    </w:p>
    <w:p>
      <w:pPr>
        <w:spacing w:after="120"/>
        <w:jc w:val="center"/>
      </w:pPr>
      <w:r>
        <w:rPr>
          <w:rFonts w:ascii="Arial" w:cs="Arial" w:eastAsia="Arial" w:hAnsi="Arial"/>
          <w:sz w:val="32"/>
          <w:szCs w:val="32"/>
        </w:rPr>
        <w:t xml:space="preserve">Desert Sun Consulting</w:t>
      </w:r>
    </w:p>
    <w:p>
      <w:pPr>
        <w:spacing w:after="1440"/>
        <w:jc w:val="center"/>
      </w:pPr>
      <w:r>
        <w:rPr>
          <w:rFonts w:ascii="Arial" w:cs="Arial" w:eastAsia="Arial" w:hAnsi="Arial"/>
          <w:color w:val="666666"/>
          <w:sz w:val="24"/>
          <w:szCs w:val="24"/>
        </w:rPr>
        <w:t xml:space="preserve">Las Vegas, Nevada</w:t>
      </w:r>
    </w:p>
    <w:p>
      <w:pPr>
        <w:spacing w:after="1440"/>
        <w:jc w:val="center"/>
      </w:pPr>
      <w:r>
        <w:rPr>
          <w:rFonts w:ascii="Arial" w:cs="Arial" w:eastAsia="Arial" w:hAnsi="Arial"/>
          <w:i/>
          <w:iCs/>
          <w:color w:val="999999"/>
          <w:sz w:val="20"/>
          <w:szCs w:val="20"/>
        </w:rPr>
        <w:t xml:space="preserve">[LOGO PLACEHOLDER — Insert company logo here]</w:t>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is pleased to present its Annual Business Report for fiscal year 2026. This report summarizes our financial performance, client growth, strategic initiatives, and organizational developments over the past twelve months. DSC delivered exceptional results in 2026, achieving record revenue of $4.2 million — a 23% increase over the prior year.</w:t>
      </w:r>
    </w:p>
    <w:p>
      <w:pPr>
        <w:spacing w:after="120"/>
      </w:pPr>
      <w:r>
        <w:rPr>
          <w:rFonts w:ascii="Arial" w:cs="Arial" w:eastAsia="Arial" w:hAnsi="Arial"/>
          <w:sz w:val="24"/>
          <w:szCs w:val="24"/>
        </w:rPr>
        <w:t xml:space="preserve">Our consulting teams served 26 active client engagements across Nevada’s hospitality, real estate, technology, and healthcare sectors. The firm expanded its workforce by </w:t>
      </w:r>
      <w:del w:id="10" w:author="Manager" w:date="2026-06-20T09:00:00Z">
        <w:r>
          <w:rPr>
            <w:rFonts w:ascii="Arial" w:cs="Arial" w:eastAsia="Arial" w:hAnsi="Arial"/>
            <w:sz w:val="24"/>
            <w:szCs w:val="24"/>
          </w:rPr>
          <w:delText>12</w:delText>
        </w:r>
      </w:del>
      <w:ins w:id="11" w:author="Manager" w:date="2026-06-20T09:00:00Z">
        <w:r>
          <w:rPr>
            <w:rFonts w:ascii="Arial" w:cs="Arial" w:eastAsia="Arial" w:hAnsi="Arial"/>
            <w:sz w:val="24"/>
            <w:szCs w:val="24"/>
          </w:rPr>
          <w:t>15</w:t>
        </w:r>
      </w:ins>
      <w:r>
        <w:rPr>
          <w:rFonts w:ascii="Arial" w:cs="Arial" w:eastAsia="Arial" w:hAnsi="Arial"/>
          <w:sz w:val="24"/>
          <w:szCs w:val="24"/>
        </w:rPr>
        <w:t xml:space="preserve"> full-time consultants and opened a second office location in Henderson, Nevada.</w:t>
      </w:r>
    </w:p>
    <w:p>
      <w:pPr>
        <w:spacing w:after="120"/>
      </w:pPr>
      <w:r>
        <w:t xml:space="preserve"/>
      </w:r>
    </w:p>
    <w:p>
      <w:pPr>
        <w:pStyle w:val="Heading1"/>
      </w:pPr>
      <w:r>
        <w:rPr>
          <w:rFonts w:ascii="Arial" w:cs="Arial" w:eastAsia="Arial" w:hAnsi="Arial"/>
          <w:b/>
          <w:bCs/>
          <w:sz w:val="32"/>
          <w:szCs w:val="32"/>
        </w:rPr>
        <w:t xml:space="preserve">Financial Summary</w:t>
      </w:r>
    </w:p>
    <w:p>
      <w:pPr>
        <w:spacing w:after="120"/>
      </w:pPr>
      <w:r>
        <w:rPr>
          <w:rFonts w:ascii="Arial" w:cs="Arial" w:eastAsia="Arial" w:hAnsi="Arial"/>
          <w:sz w:val="24"/>
          <w:szCs w:val="24"/>
        </w:rPr>
        <w:t xml:space="preserve">Total revenue for fiscal year 2026 reached $4,200,000, representing a 23% increase over the prior year. Operating expenses were managed effectively at $2,725,000, resulting in a net profit of $1,475,000.</w:t>
      </w:r>
      <w:commentRangeStart w:id="0"/>
      <w:commentRangeEnd w:id="0"/>
      <w:r>
        <w:rPr>
          <w:rStyle w:val="CommentReference"/>
        </w:rPr>
        <w:commentReference w:id="0"/>
      </w:r>
    </w:p>
    <w:p>
      <w:pPr>
        <w:pStyle w:val="Heading2"/>
      </w:pPr>
      <w:r>
        <w:rPr>
          <w:rFonts w:ascii="Arial" w:cs="Arial" w:eastAsia="Arial" w:hAnsi="Arial"/>
          <w:b/>
          <w:bCs/>
          <w:sz w:val="28"/>
          <w:szCs w:val="28"/>
        </w:rPr>
        <w:t xml:space="preserve">Quarterly Revenue</w:t>
      </w:r>
    </w:p>
    <w:p>
      <w:pPr>
        <w:spacing w:after="120"/>
      </w:pPr>
      <w:r>
        <w:rPr>
          <w:rFonts w:ascii="Arial" w:cs="Arial" w:eastAsia="Arial" w:hAnsi="Arial"/>
          <w:sz w:val="24"/>
          <w:szCs w:val="24"/>
        </w:rPr>
        <w:t xml:space="preserve">The following quarterly revenue data should be formatted as a table with 4 columns: Quarter, Revenue, Expenses, Net Profit.</w:t>
      </w:r>
    </w:p>
    <w:p>
      <w:pPr>
        <w:spacing w:after="120"/>
      </w:pPr>
      <w:r>
        <w:t xml:space="preserve"/>
      </w:r>
    </w:p>
    <w:p>
      <w:pPr>
        <w:spacing w:after="120"/>
      </w:pPr>
      <w:r>
        <w:rPr>
          <w:rFonts w:ascii="Arial" w:cs="Arial" w:eastAsia="Arial" w:hAnsi="Arial"/>
          <w:sz w:val="24"/>
          <w:szCs w:val="24"/>
        </w:rPr>
        <w:t xml:space="preserve">Q1 2026     $985,000     $640,000     $345,000</w:t>
      </w:r>
    </w:p>
    <w:p>
      <w:pPr>
        <w:spacing w:after="120"/>
      </w:pPr>
      <w:r>
        <w:rPr>
          <w:rFonts w:ascii="Arial" w:cs="Arial" w:eastAsia="Arial" w:hAnsi="Arial"/>
          <w:sz w:val="24"/>
          <w:szCs w:val="24"/>
        </w:rPr>
        <w:t xml:space="preserve">Q2 2026     $1,045,000   $678,000     $367,000</w:t>
      </w:r>
    </w:p>
    <w:p>
      <w:pPr>
        <w:spacing w:after="120"/>
      </w:pPr>
      <w:r>
        <w:rPr>
          <w:rFonts w:ascii="Arial" w:cs="Arial" w:eastAsia="Arial" w:hAnsi="Arial"/>
          <w:sz w:val="24"/>
          <w:szCs w:val="24"/>
        </w:rPr>
        <w:t xml:space="preserve">Q3 2026     $1,120,000   $715,000     $405,000</w:t>
      </w:r>
    </w:p>
    <w:p>
      <w:pPr>
        <w:spacing w:after="120"/>
      </w:pPr>
      <w:r>
        <w:rPr>
          <w:rFonts w:ascii="Arial" w:cs="Arial" w:eastAsia="Arial" w:hAnsi="Arial"/>
          <w:sz w:val="24"/>
          <w:szCs w:val="24"/>
        </w:rPr>
        <w:t xml:space="preserve">Q4 2026     $1,050,000   $692,000     $358,000</w:t>
      </w:r>
    </w:p>
    <w:p>
      <w:pPr>
        <w:spacing w:after="120"/>
      </w:pPr>
      <w:r>
        <w:t xml:space="preserve"/>
      </w:r>
    </w:p>
    <w:p>
      <w:pPr>
        <w:pStyle w:val="Heading1"/>
      </w:pPr>
      <w:r>
        <w:rPr>
          <w:rFonts w:ascii="Arial" w:cs="Arial" w:eastAsia="Arial" w:hAnsi="Arial"/>
          <w:b/>
          <w:bCs/>
          <w:sz w:val="32"/>
          <w:szCs w:val="32"/>
        </w:rPr>
        <w:t xml:space="preserve">Client Portfolio</w:t>
      </w:r>
    </w:p>
    <w:p>
      <w:pPr>
        <w:spacing w:after="120"/>
      </w:pPr>
      <w:r>
        <w:rPr>
          <w:rFonts w:ascii="Arial" w:cs="Arial" w:eastAsia="Arial" w:hAnsi="Arial"/>
          <w:sz w:val="24"/>
          <w:szCs w:val="24"/>
        </w:rPr>
        <w:t xml:space="preserve">During 2026, DSC expanded its client portfolio from 18 to 26 active engagements across the hospitality, real estate, technology, and healthcare sectors. Notable new clients include Nevada Valley Bank, Desert Medical Group, and the Las Vegas Convention Authority.</w:t>
      </w:r>
    </w:p>
    <w:p>
      <w:pPr>
        <w:pStyle w:val="Heading2"/>
      </w:pPr>
      <w:r>
        <w:rPr>
          <w:rFonts w:ascii="Arial" w:cs="Arial" w:eastAsia="Arial" w:hAnsi="Arial"/>
          <w:b/>
          <w:bCs/>
          <w:sz w:val="28"/>
          <w:szCs w:val="28"/>
        </w:rPr>
        <w:t xml:space="preserve">New Clients in 2026</w:t>
      </w:r>
    </w:p>
    <w:p>
      <w:pPr>
        <w:spacing w:after="120"/>
      </w:pPr>
      <w:r>
        <w:rPr>
          <w:rFonts w:ascii="Arial" w:cs="Arial" w:eastAsia="Arial" w:hAnsi="Arial"/>
          <w:sz w:val="24"/>
          <w:szCs w:val="24"/>
        </w:rPr>
        <w:t xml:space="preserve">Nevada Valley Bank — Financial Services — Q1 2026</w:t>
      </w:r>
    </w:p>
    <w:p>
      <w:pPr>
        <w:spacing w:after="120"/>
      </w:pPr>
      <w:r>
        <w:rPr>
          <w:rFonts w:ascii="Arial" w:cs="Arial" w:eastAsia="Arial" w:hAnsi="Arial"/>
          <w:sz w:val="24"/>
          <w:szCs w:val="24"/>
        </w:rPr>
        <w:t xml:space="preserve">Desert Medical Group — Healthcare — Q2 2026</w:t>
      </w:r>
    </w:p>
    <w:p>
      <w:pPr>
        <w:spacing w:after="120"/>
      </w:pPr>
      <w:r>
        <w:rPr>
          <w:rFonts w:ascii="Arial" w:cs="Arial" w:eastAsia="Arial" w:hAnsi="Arial"/>
          <w:sz w:val="24"/>
          <w:szCs w:val="24"/>
        </w:rPr>
        <w:t xml:space="preserve">Las Vegas Convention Authority — Hospitality — Q2 2026</w:t>
      </w:r>
    </w:p>
    <w:p>
      <w:pPr>
        <w:spacing w:after="120"/>
      </w:pPr>
      <w:r>
        <w:rPr>
          <w:rFonts w:ascii="Arial" w:cs="Arial" w:eastAsia="Arial" w:hAnsi="Arial"/>
          <w:sz w:val="24"/>
          <w:szCs w:val="24"/>
        </w:rPr>
        <w:t xml:space="preserve">Southwest Tech Solutions — Technology — Q3 2026</w:t>
      </w:r>
    </w:p>
    <w:p>
      <w:pPr>
        <w:spacing w:after="120"/>
      </w:pPr>
      <w:r>
        <w:rPr>
          <w:rFonts w:ascii="Arial" w:cs="Arial" w:eastAsia="Arial" w:hAnsi="Arial"/>
          <w:sz w:val="24"/>
          <w:szCs w:val="24"/>
        </w:rPr>
        <w:t xml:space="preserve">Oasis Events Management — Events — Q3 2026</w:t>
      </w:r>
    </w:p>
    <w:p>
      <w:pPr>
        <w:spacing w:after="120"/>
      </w:pPr>
      <w:r>
        <w:rPr>
          <w:rFonts w:ascii="Arial" w:cs="Arial" w:eastAsia="Arial" w:hAnsi="Arial"/>
          <w:sz w:val="24"/>
          <w:szCs w:val="24"/>
        </w:rPr>
        <w:t xml:space="preserve">CSN Foundation — Education — Q4 2026</w:t>
      </w:r>
    </w:p>
    <w:p>
      <w:pPr>
        <w:spacing w:after="120"/>
      </w:pPr>
      <w:r>
        <w:t xml:space="preserve"/>
      </w:r>
    </w:p>
    <w:p>
      <w:pPr>
        <w:pStyle w:val="Heading1"/>
      </w:pPr>
      <w:r>
        <w:rPr>
          <w:rFonts w:ascii="Arial" w:cs="Arial" w:eastAsia="Arial" w:hAnsi="Arial"/>
          <w:b/>
          <w:bCs/>
          <w:sz w:val="32"/>
          <w:szCs w:val="32"/>
        </w:rPr>
        <w:t xml:space="preserve">Strategic Objectives</w:t>
      </w:r>
    </w:p>
    <w:p>
      <w:pPr>
        <w:spacing w:after="120"/>
      </w:pPr>
      <w:r>
        <w:rPr>
          <w:rFonts w:ascii="Arial" w:cs="Arial" w:eastAsia="Arial" w:hAnsi="Arial"/>
          <w:sz w:val="24"/>
          <w:szCs w:val="24"/>
        </w:rPr>
        <w:t xml:space="preserve">The following five strategic objectives guided DSC operations in 2026:</w:t>
      </w:r>
    </w:p>
    <w:p>
      <w:pPr>
        <w:spacing w:after="120"/>
      </w:pPr>
      <w:r>
        <w:rPr>
          <w:rFonts w:ascii="Arial" w:cs="Arial" w:eastAsia="Arial" w:hAnsi="Arial"/>
          <w:sz w:val="24"/>
          <w:szCs w:val="24"/>
        </w:rPr>
        <w:t xml:space="preserve">1. Expand client base in the Nevada technology sector</w:t>
      </w:r>
    </w:p>
    <w:p>
      <w:pPr>
        <w:spacing w:after="120"/>
      </w:pPr>
      <w:r>
        <w:rPr>
          <w:rFonts w:ascii="Arial" w:cs="Arial" w:eastAsia="Arial" w:hAnsi="Arial"/>
          <w:sz w:val="24"/>
          <w:szCs w:val="24"/>
        </w:rPr>
        <w:t xml:space="preserve">2. Launch sustainability consulting service line</w:t>
      </w:r>
    </w:p>
    <w:p>
      <w:pPr>
        <w:spacing w:after="120"/>
      </w:pPr>
      <w:r>
        <w:rPr>
          <w:rFonts w:ascii="Arial" w:cs="Arial" w:eastAsia="Arial" w:hAnsi="Arial"/>
          <w:sz w:val="24"/>
          <w:szCs w:val="24"/>
        </w:rPr>
        <w:t xml:space="preserve">3. Achieve $4 million in annual revenue</w:t>
      </w:r>
    </w:p>
    <w:p>
      <w:pPr>
        <w:spacing w:after="120"/>
      </w:pPr>
      <w:r>
        <w:rPr>
          <w:rFonts w:ascii="Arial" w:cs="Arial" w:eastAsia="Arial" w:hAnsi="Arial"/>
          <w:sz w:val="24"/>
          <w:szCs w:val="24"/>
        </w:rPr>
        <w:t xml:space="preserve">4. Hire 8 additional consultants by Q3</w:t>
      </w:r>
    </w:p>
    <w:p>
      <w:pPr>
        <w:spacing w:after="120"/>
      </w:pPr>
      <w:r>
        <w:rPr>
          <w:rFonts w:ascii="Arial" w:cs="Arial" w:eastAsia="Arial" w:hAnsi="Arial"/>
          <w:sz w:val="24"/>
          <w:szCs w:val="24"/>
        </w:rPr>
        <w:t xml:space="preserve">5. Open second office location in Henderson, Nevada</w:t>
      </w:r>
    </w:p>
    <w:p>
      <w:pPr>
        <w:spacing w:after="120"/>
      </w:pPr>
      <w:r>
        <w:t xml:space="preserve"/>
      </w:r>
    </w:p>
    <w:p>
      <w:pPr>
        <w:pStyle w:val="Heading1"/>
      </w:pPr>
      <w:r>
        <w:rPr>
          <w:rFonts w:ascii="Arial" w:cs="Arial" w:eastAsia="Arial" w:hAnsi="Arial"/>
          <w:b/>
          <w:bCs/>
          <w:sz w:val="32"/>
          <w:szCs w:val="32"/>
        </w:rPr>
        <w:t xml:space="preserve">Services Offered</w:t>
      </w:r>
    </w:p>
    <w:p>
      <w:pPr>
        <w:spacing w:after="120"/>
      </w:pPr>
      <w:r>
        <w:rPr>
          <w:rFonts w:ascii="Arial" w:cs="Arial" w:eastAsia="Arial" w:hAnsi="Arial"/>
          <w:sz w:val="24"/>
          <w:szCs w:val="24"/>
        </w:rPr>
        <w:t xml:space="preserve">DSC provides comprehensive management consulting services across four practice areas:</w:t>
      </w:r>
    </w:p>
    <w:p>
      <w:pPr>
        <w:spacing w:after="120"/>
      </w:pPr>
      <w:r>
        <w:rPr>
          <w:rFonts w:ascii="Arial" w:cs="Arial" w:eastAsia="Arial" w:hAnsi="Arial"/>
          <w:sz w:val="24"/>
          <w:szCs w:val="24"/>
        </w:rPr>
        <w:t xml:space="preserve">Management Consulting</w:t>
      </w:r>
    </w:p>
    <w:p>
      <w:pPr>
        <w:spacing w:after="120"/>
      </w:pPr>
      <w:r>
        <w:rPr>
          <w:rFonts w:ascii="Arial" w:cs="Arial" w:eastAsia="Arial" w:hAnsi="Arial"/>
          <w:sz w:val="24"/>
          <w:szCs w:val="24"/>
        </w:rPr>
        <w:t xml:space="preserve">    Strategic Planning</w:t>
      </w:r>
    </w:p>
    <w:p>
      <w:pPr>
        <w:spacing w:after="120"/>
      </w:pPr>
      <w:r>
        <w:rPr>
          <w:rFonts w:ascii="Arial" w:cs="Arial" w:eastAsia="Arial" w:hAnsi="Arial"/>
          <w:sz w:val="24"/>
          <w:szCs w:val="24"/>
        </w:rPr>
        <w:t xml:space="preserve">    Organizational Development</w:t>
      </w:r>
    </w:p>
    <w:p>
      <w:pPr>
        <w:spacing w:after="120"/>
      </w:pPr>
      <w:r>
        <w:rPr>
          <w:rFonts w:ascii="Arial" w:cs="Arial" w:eastAsia="Arial" w:hAnsi="Arial"/>
          <w:sz w:val="24"/>
          <w:szCs w:val="24"/>
        </w:rPr>
        <w:t xml:space="preserve">    Change Management</w:t>
      </w:r>
    </w:p>
    <w:p>
      <w:pPr>
        <w:spacing w:after="120"/>
      </w:pPr>
      <w:r>
        <w:rPr>
          <w:rFonts w:ascii="Arial" w:cs="Arial" w:eastAsia="Arial" w:hAnsi="Arial"/>
          <w:sz w:val="24"/>
          <w:szCs w:val="24"/>
        </w:rPr>
        <w:t xml:space="preserve">Financial Advisory</w:t>
      </w:r>
    </w:p>
    <w:p>
      <w:pPr>
        <w:spacing w:after="120"/>
      </w:pPr>
      <w:r>
        <w:rPr>
          <w:rFonts w:ascii="Arial" w:cs="Arial" w:eastAsia="Arial" w:hAnsi="Arial"/>
          <w:sz w:val="24"/>
          <w:szCs w:val="24"/>
        </w:rPr>
        <w:t xml:space="preserve">    Business Valuation</w:t>
      </w:r>
    </w:p>
    <w:p>
      <w:pPr>
        <w:spacing w:after="120"/>
      </w:pPr>
      <w:r>
        <w:rPr>
          <w:rFonts w:ascii="Arial" w:cs="Arial" w:eastAsia="Arial" w:hAnsi="Arial"/>
          <w:sz w:val="24"/>
          <w:szCs w:val="24"/>
        </w:rPr>
        <w:t xml:space="preserve">    Mergers and Acquisitions</w:t>
      </w:r>
    </w:p>
    <w:p>
      <w:pPr>
        <w:spacing w:after="120"/>
      </w:pPr>
      <w:r>
        <w:rPr>
          <w:rFonts w:ascii="Arial" w:cs="Arial" w:eastAsia="Arial" w:hAnsi="Arial"/>
          <w:sz w:val="24"/>
          <w:szCs w:val="24"/>
        </w:rPr>
        <w:t xml:space="preserve">    Financial Restructuring</w:t>
      </w:r>
    </w:p>
    <w:p>
      <w:pPr>
        <w:spacing w:after="120"/>
      </w:pPr>
      <w:r>
        <w:rPr>
          <w:rFonts w:ascii="Arial" w:cs="Arial" w:eastAsia="Arial" w:hAnsi="Arial"/>
          <w:sz w:val="24"/>
          <w:szCs w:val="24"/>
        </w:rPr>
        <w:t xml:space="preserve">Technology Consulting</w:t>
      </w:r>
    </w:p>
    <w:p>
      <w:pPr>
        <w:spacing w:after="120"/>
      </w:pPr>
      <w:r>
        <w:rPr>
          <w:rFonts w:ascii="Arial" w:cs="Arial" w:eastAsia="Arial" w:hAnsi="Arial"/>
          <w:sz w:val="24"/>
          <w:szCs w:val="24"/>
        </w:rPr>
        <w:t xml:space="preserve">    Digital Transformation</w:t>
      </w:r>
    </w:p>
    <w:p>
      <w:pPr>
        <w:spacing w:after="120"/>
      </w:pPr>
      <w:r>
        <w:rPr>
          <w:rFonts w:ascii="Arial" w:cs="Arial" w:eastAsia="Arial" w:hAnsi="Arial"/>
          <w:sz w:val="24"/>
          <w:szCs w:val="24"/>
        </w:rPr>
        <w:t xml:space="preserve">    IT Strategy</w:t>
      </w:r>
    </w:p>
    <w:p>
      <w:pPr>
        <w:spacing w:after="120"/>
      </w:pPr>
      <w:r>
        <w:rPr>
          <w:rFonts w:ascii="Arial" w:cs="Arial" w:eastAsia="Arial" w:hAnsi="Arial"/>
          <w:sz w:val="24"/>
          <w:szCs w:val="24"/>
        </w:rPr>
        <w:t xml:space="preserve">    Cybersecurity Assessment</w:t>
      </w:r>
    </w:p>
    <w:p>
      <w:pPr>
        <w:spacing w:after="120"/>
      </w:pPr>
      <w:r>
        <w:rPr>
          <w:rFonts w:ascii="Arial" w:cs="Arial" w:eastAsia="Arial" w:hAnsi="Arial"/>
          <w:sz w:val="24"/>
          <w:szCs w:val="24"/>
        </w:rPr>
        <w:t xml:space="preserve">Human Resources</w:t>
      </w:r>
    </w:p>
    <w:p>
      <w:pPr>
        <w:spacing w:after="120"/>
      </w:pPr>
      <w:r>
        <w:rPr>
          <w:rFonts w:ascii="Arial" w:cs="Arial" w:eastAsia="Arial" w:hAnsi="Arial"/>
          <w:sz w:val="24"/>
          <w:szCs w:val="24"/>
        </w:rPr>
        <w:t xml:space="preserve">    Talent Acquisition</w:t>
      </w:r>
    </w:p>
    <w:p>
      <w:pPr>
        <w:spacing w:after="120"/>
      </w:pPr>
      <w:r>
        <w:rPr>
          <w:rFonts w:ascii="Arial" w:cs="Arial" w:eastAsia="Arial" w:hAnsi="Arial"/>
          <w:sz w:val="24"/>
          <w:szCs w:val="24"/>
        </w:rPr>
        <w:t xml:space="preserve">    Compensation Analysis</w:t>
      </w:r>
    </w:p>
    <w:p>
      <w:pPr>
        <w:spacing w:after="120"/>
      </w:pPr>
      <w:r>
        <w:rPr>
          <w:rFonts w:ascii="Arial" w:cs="Arial" w:eastAsia="Arial" w:hAnsi="Arial"/>
          <w:sz w:val="24"/>
          <w:szCs w:val="24"/>
        </w:rPr>
        <w:t xml:space="preserve">    Training and Development</w:t>
      </w:r>
    </w:p>
    <w:p>
      <w:pPr>
        <w:spacing w:after="120"/>
      </w:pPr>
      <w:r>
        <w:t xml:space="preserve"/>
      </w:r>
    </w:p>
    <w:p>
      <w:pPr>
        <w:pStyle w:val="Heading1"/>
      </w:pPr>
      <w:r>
        <w:rPr>
          <w:rFonts w:ascii="Arial" w:cs="Arial" w:eastAsia="Arial" w:hAnsi="Arial"/>
          <w:b/>
          <w:bCs/>
          <w:sz w:val="32"/>
          <w:szCs w:val="32"/>
        </w:rPr>
        <w:t xml:space="preserve">Conclusion</w:t>
      </w:r>
    </w:p>
    <w:p>
      <w:pPr>
        <w:spacing w:after="120"/>
      </w:pPr>
      <w:r>
        <w:rPr>
          <w:rFonts w:ascii="Arial" w:cs="Arial" w:eastAsia="Arial" w:hAnsi="Arial"/>
          <w:sz w:val="24"/>
          <w:szCs w:val="24"/>
        </w:rPr>
        <w:t xml:space="preserve">Fiscal year 2026 was a landmark year for Desert Sun Consulting. Our record revenue, expanded client base, and strategic market positioning reflect the strength of our team and the trust our clients place in our work. We enter 2027 with strong momentum and a clear path to continued growth.</w:t>
      </w:r>
    </w:p>
    <w:p>
      <w:pPr>
        <w:spacing w:after="120"/>
      </w:pPr>
      <w:r>
        <w:rPr>
          <w:rFonts w:ascii="Arial" w:cs="Arial" w:eastAsia="Arial" w:hAnsi="Arial"/>
          <w:sz w:val="24"/>
          <w:szCs w:val="24"/>
        </w:rPr>
        <w:t xml:space="preserve">For additional information, please contact Dr. Mark Taormino, Managing Director, Desert Sun Consulting, Las Vegas, Nevada.</w:t>
      </w:r>
    </w:p>
    <w:p>
      <w:pPr>
        <w:spacing w:after="120"/>
      </w:pPr>
      <w:r>
        <w:t xml:space="preserve"/>
      </w:r>
    </w:p>
    <w:p>
      <w:pPr>
        <w:spacing w:before="480"/>
        <w:jc w:val="center"/>
      </w:pPr>
      <w:r>
        <w:rPr>
          <w:rFonts w:ascii="Arial" w:cs="Arial" w:eastAsia="Arial" w:hAnsi="Arial"/>
          <w:i/>
          <w:iCs/>
          <w:color w:val="999999"/>
          <w:sz w:val="20"/>
          <w:szCs w:val="20"/>
        </w:rPr>
        <w:t xml:space="preserve">— End of Document —</w:t>
      </w:r>
    </w:p>
    <w:sectPr>
      <w:pgSz w:w="11906" w:h="16838" w:orient="portrait"/>
      <w:pgMar w:top="2880" w:right="2880" w:bottom="2880" w:left="2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Manager" w:date="2026-06-28T06:20:01Z" w:initials="C">
    <w:p w14:paraId="346E5BBB" w14:textId="77777777">
      <w:r>
        <w:rPr>
          <w:rStyle w:val="CommentReference"/>
        </w:rPr>
        <w:annotationRef/>
      </w:r>
      <w:r>
        <w:rPr>
          <w:color w:val="000000"/>
          <w:sz w:val="20"/>
          <w:szCs w:val="20"/>
        </w:rPr>
        <w:t>Please review the revenue figure before final distribution.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E5B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A183C30" w16cex:dateUtc="2026-06-28T06:20: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E5BBB" w16cid:durableId="4A183C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trackedChanges" w:enforcement="0"/>
  <w:trackChange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5496"/>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8/relationships/commentsExtensible" Target="commentsExtensible.xml"/><Relationship Id="rId10" Type="http://schemas.microsoft.com/office/2016/09/relationships/commentsIds" Target="commentsId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Business Report 2026 — DRAFT</dc:title>
  <dc:creator>Mark Taormino</dc:creator>
  <dc:subject>Desert Sun Consulting Annual Report</dc:subject>
  <cp:keywords>confidential; internal; draft; do not distribute</cp:keywords>
  <cp:lastModifiedBy>Mark Taormino</cp:lastModifiedBy>
  <cp:revision>3</cp:revision>
  <dcterms:created xsi:type="dcterms:W3CDTF">2026-06-14T20:11:57.197Z</dcterms:created>
  <dcterms:modified xsi:type="dcterms:W3CDTF">2026-06-14T20:11:57.198Z</dcterms:modified>
</cp:coreProperties>
</file>

<file path=docProps/custom.xml><?xml version="1.0" encoding="utf-8"?>
<Properties xmlns="http://schemas.openxmlformats.org/officeDocument/2006/custom-properties" xmlns:vt="http://schemas.openxmlformats.org/officeDocument/2006/docPropsVTypes"/>
</file>