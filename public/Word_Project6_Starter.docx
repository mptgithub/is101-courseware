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Campus Life Newsletter — Fall Edition</w:t>
      </w:r>
    </w:p>
    <w:p>
      <w:r>
        <w:rPr>
          <w:b/>
          <w:sz w:val="28"/>
        </w:rPr>
        <w:t xml:space="preserve">Campus Life Newsletter: Fall Festival Draws </w:t>
      </w:r>
      <w:commentRangeStart w:id="0"/>
      <w:r>
        <w:rPr>
          <w:b/>
          <w:sz w:val="28"/>
        </w:rPr>
        <w:t>Record Turnout</w:t>
      </w:r>
      <w:commentRangeEnd w:id="0"/>
      <w:r>
        <w:rPr>
          <w:rStyle w:val="CommentReference"/>
        </w:rPr>
        <w:commentReference w:id="0"/>
      </w:r>
    </w:p>
    <w:p>
      <w:r>
        <w:rPr>
          <w:i/>
          <w:sz w:val="20"/>
        </w:rPr>
        <w:t xml:space="preserve">By the Office of Student Engagement Staff Writers</w:t>
      </w:r>
    </w:p>
    <w:p>
      <w:pPr>
        <w:pStyle w:val="Heading1"/>
      </w:pPr>
      <w:r>
        <w:t>Upcoming Events</w:t>
      </w:r>
    </w:p>
    <w:p>
      <w:r>
        <w:rPr>
          <w:rFonts w:ascii="Calibri" w:hAnsi="Calibri"/>
          <w:sz w:val="22"/>
        </w:rPr>
        <w:t xml:space="preserve">This fall, campus life came alive. </w:t>
      </w:r>
      <w:del w:id="201" w:author="Copyeditor" w:date="2026-08-18T00:00:00Z">
        <w:r>
          <w:rPr>
            <w:rFonts w:ascii="Calibri" w:hAnsi="Calibri"/>
            <w:sz w:val="22"/>
          </w:rPr>
          <w:delText xml:space="preserve">The fall festival attracted over 150 students to the quad this year.</w:delText>
        </w:r>
      </w:del>
      <w:ins w:id="202" w:author="Copyeditor" w:date="2026-08-18T00:00:00Z">
        <w:r>
          <w:rPr>
            <w:rFonts w:ascii="Calibri" w:hAnsi="Calibri"/>
            <w:sz w:val="22"/>
          </w:rPr>
          <w:t xml:space="preserve">The fall festival attracted over 200 students to the quad this year.</w:t>
        </w:r>
      </w:ins>
      <w:r>
        <w:rPr>
          <w:rFonts w:ascii="Calibri" w:hAnsi="Calibri"/>
          <w:sz w:val="22"/>
        </w:rPr>
        <w:t xml:space="preserve"> Organizers called it the biggest turnout in five years.</w:t>
      </w:r>
    </w:p>
    <w:p>
      <w:r>
        <w:rPr>
          <w:rFonts w:ascii="Calibri" w:hAnsi="Calibri"/>
          <w:sz w:val="22"/>
        </w:rPr>
        <w:t xml:space="preserve">The festival will be held on </w:t>
      </w:r>
      <w:del w:id="301" w:author="Reviewer2" w:date="2026-08-19T00:00:00Z">
        <w:r>
          <w:rPr>
            <w:rFonts w:ascii="Calibri" w:hAnsi="Calibri"/>
            <w:sz w:val="22"/>
          </w:rPr>
          <w:delText>October 15</w:delText>
        </w:r>
      </w:del>
      <w:ins w:id="302" w:author="Reviewer2" w:date="2026-08-19T00:00:00Z">
        <w:r>
          <w:rPr>
            <w:rFonts w:ascii="Calibri" w:hAnsi="Calibri"/>
            <w:sz w:val="22"/>
          </w:rPr>
          <w:t>October 22</w:t>
        </w:r>
      </w:ins>
      <w:r>
        <w:rPr>
          <w:rFonts w:ascii="Calibri" w:hAnsi="Calibri"/>
          <w:sz w:val="22"/>
        </w:rPr>
        <w:t xml:space="preserve"> at the main quad, rain or shine.</w:t>
      </w:r>
    </w:p>
    <w:p>
      <w:r>
        <w:rPr>
          <w:noProof/>
        </w:rPr>
        <w:drawing>
          <wp:inline distT="0" distB="0" distL="0" distR="0">
            <wp:extent cx="2743200" cy="1828800"/>
            <wp:effectExtent l="0" t="0" r="0" b="0"/>
            <wp:docPr id="20" name="Fall Festival Photo" descr="Students at the fall festi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all Festival Photo" descr="Students at the fall festiva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 xml:space="preserve">Photo: Fall Festival 2026</w:t>
      </w:r>
    </w:p>
    <w:p>
      <w:r>
        <w:rPr>
          <w:b/>
          <w:color w:val="C00000"/>
          <w:sz w:val="24"/>
        </w:rPr>
        <w:t>Staff Spotlight</w:t>
      </w:r>
    </w:p>
    <w:p>
      <w:r>
        <w:rPr>
          <w:rFonts w:ascii="Calibri" w:hAnsi="Calibri"/>
          <w:sz w:val="22"/>
        </w:rPr>
        <w:t xml:space="preserve">Meet the student leaders who made this fall’s events possible.</w:t>
      </w:r>
    </w:p>
    <w:p>
      <w:r>
        <w:rPr>
          <w:noProof/>
        </w:rPr>
        <w:drawing>
          <wp:inline distT="0" distB="0" distL="0" distR="0">
            <wp:extent cx="2743200" cy="1828800"/>
            <wp:effectExtent l="0" t="0" r="0" b="0"/>
            <wp:docPr id="21" name="Staff Spotlight Photo" descr="Student staff spotlight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taff Spotlight Photo" descr="Student staff spotlight photo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 xml:space="preserve">Photo: Fall 2026 Staff Team</w:t>
      </w:r>
    </w:p>
    <w:p>
      <w:r>
        <w:rPr>
          <w:rFonts w:ascii="Comic Sans MS" w:hAnsi="Comic Sans MS"/>
          <w:i/>
          <w:color w:val="FF0000"/>
          <w:sz w:val="32"/>
        </w:rPr>
        <w:t xml:space="preserve">Editor’s note: this paragraph was pasted in from an email draft and still needs cleanup before publication.</w:t>
      </w:r>
    </w:p>
    <w:p>
      <w:r>
        <w:rPr>
          <w:rFonts w:ascii="Calibri" w:hAnsi="Calibri"/>
          <w:sz w:val="22"/>
        </w:rPr>
        <w:t xml:space="preserve">According to the Office of Student Engagement’s post-event survey, </w:t>
      </w:r>
      <w:commentRangeStart w:id="1"/>
      <w:r>
        <w:rPr>
          <w:rFonts w:ascii="Calibri" w:hAnsi="Calibri"/>
          <w:sz w:val="22"/>
        </w:rPr>
        <w:t>satisfaction scores rose sharply</w:t>
      </w:r>
      <w:commentRangeEnd w:id="1"/>
      <w:r>
        <w:rPr>
          <w:rStyle w:val="CommentReference"/>
        </w:rPr>
        <w:commentReference w:id="1"/>
      </w:r>
      <w:r>
        <w:rPr>
          <w:rFonts w:ascii="Calibri" w:hAnsi="Calibri"/>
          <w:sz w:val="22"/>
        </w:rPr>
        <w:t xml:space="preserve"> compared to last year</w:t>
      </w:r>
      <w:r>
        <w:rPr>
          <w:rFonts w:ascii="Calibri" w:hAnsi="Calibri"/>
          <w:sz w:val="22"/>
        </w:rPr>
        <w:footnoteReference w:id="1"/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Get Involved</w:t>
      </w:r>
    </w:p>
    <w:p>
      <w:r>
        <w:rPr>
          <w:rFonts w:ascii="Calibri" w:hAnsi="Calibri"/>
          <w:sz w:val="22"/>
        </w:rPr>
        <w:t xml:space="preserve">Dozens of student clubs recruited new members at the fall activities fair.</w:t>
      </w:r>
    </w:p>
    <w:p>
      <w:r>
        <w:rPr>
          <w:noProof/>
        </w:rPr>
        <w:drawing>
          <wp:inline distT="0" distB="0" distL="0" distR="0">
            <wp:extent cx="2743200" cy="1828800"/>
            <wp:effectExtent l="0" t="0" r="0" b="0"/>
            <wp:docPr id="22" name="Student Club Logo" descr="Student cl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tudent Club Logo" descr="Student club logo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 xml:space="preserve">Club Fair sign-up table logo</w:t>
      </w:r>
    </w:p>
    <w:p>
      <w:r>
        <w:rPr>
          <w:noProof/>
        </w:rPr>
        <w:drawing>
          <wp:inline distT="0" distB="0" distL="0" distR="0">
            <wp:extent cx="2743200" cy="914400"/>
            <wp:effectExtent l="0" t="0" r="0" b="0"/>
            <wp:docPr id="30" name="PullQuoteShape" descr="Pull quote callout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00" cy="914400"/>
                    </a:xfrm>
                    <a:prstGeom prst="round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t xml:space="preserve"/>
                        </w:r>
                      </w:p>
                    </w:txbxContent>
                  </wps:txbx>
                  <wps:bodyPr wrap="square" lIns="91440" tIns="45720" rIns="91440" bIns="45720"/>
                </wps:wsp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 xml:space="preserve">For more information, visit the Office of Student Engagement in the Student Union.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</w:body>
</w:document>
</file>

<file path=word/comments.xml><?xml version="1.0" encoding="utf-8"?>
<w:comments xmlns:w="http://schemas.openxmlformats.org/wordprocessingml/2006/main">
  <w:comment w:id="0" w:author="Reviewer2" w:date="2026-08-20T00:00:00Z" w:initials="R2">
    <w:p xmlns:w14="http://schemas.microsoft.com/office/word/2010/wordml" w14:paraId="R2HEAD01">
      <w:pPr>
        <w:pStyle w:val="CommentText"/>
      </w:pPr>
      <w:r>
        <w:rPr>
          <w:rStyle w:val="CommentReference"/>
        </w:rPr>
        <w:annotationRef/>
      </w:r>
      <w:r>
        <w:t>Please double check this headline wording before we go to print.</w:t>
      </w:r>
    </w:p>
  </w:comment>
  <w:comment w:id="1" w:author="Copyeditor" w:date="2026-08-18T00:00:00Z" w:initials="CE">
    <w:p xmlns:w14="http://schemas.microsoft.com/office/word/2010/wordml" w14:paraId="CE0001">
      <w:pPr>
        <w:pStyle w:val="CommentText"/>
      </w:pPr>
      <w:r>
        <w:rPr>
          <w:rStyle w:val="CommentReference"/>
        </w:rPr>
        <w:annotationRef/>
      </w:r>
      <w:r>
        <w:t>Already confirmed this stat against the survey — remove this comment once done.</w:t>
      </w:r>
    </w:p>
  </w:comment>
</w:comments>
</file>

<file path=word/commentsExtended.xml><?xml version="1.0" encoding="utf-8"?>
<w15:commentsEx xmlns:w15="http://schemas.microsoft.com/office/word/2012/wordml" xmlns:w="http://schemas.openxmlformats.org/wordprocessingml/2006/main">
  <w15:commentEx w15:paraId="R2HEAD01" w15:done="0"/>
  <w15:commentEx w15:paraId="CE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Survey conducted September 2026; n=214 respondents.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footnotePr>
    <w:numFmt w:val="decimal"/>
  </w:footnotePr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0" Type="http://schemas.openxmlformats.org/officeDocument/2006/relationships/image" Target="media/event_photo.png"/><Relationship Id="rId21" Type="http://schemas.openxmlformats.org/officeDocument/2006/relationships/image" Target="media/staff_photo.png"/><Relationship Id="rId22" Type="http://schemas.openxmlformats.org/officeDocument/2006/relationships/image" Target="media/club_logo.png"/><Relationship Id="rId23" Type="http://schemas.openxmlformats.org/officeDocument/2006/relationships/footnotes" Target="footnotes.xml"/><Relationship Id="rId24" Type="http://schemas.openxmlformats.org/officeDocument/2006/relationships/comments" Target="comments.xml"/><Relationship Id="rId2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Rivera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