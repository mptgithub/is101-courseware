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sz w:val="52"/>
          <w:szCs w:val="52"/>
        </w:rPr>
        <w:t xml:space="preserve">Annual Business Report 2026</w:t>
      </w:r>
    </w:p>
    <w:p>
      <w:pPr>
        <w:spacing w:after="120"/>
        <w:jc w:val="center"/>
      </w:pPr>
      <w:r>
        <w:rPr>
          <w:rFonts w:ascii="Arial" w:cs="Arial" w:eastAsia="Arial" w:hAnsi="Arial"/>
          <w:sz w:val="32"/>
          <w:szCs w:val="32"/>
        </w:rPr>
        <w:t xml:space="preserve">Desert Sun Consulting</w:t>
      </w:r>
    </w:p>
    <w:p>
      <w:pPr>
        <w:spacing w:after="1440"/>
        <w:jc w:val="center"/>
      </w:pPr>
      <w:r>
        <w:rPr>
          <w:rFonts w:ascii="Arial" w:cs="Arial" w:eastAsia="Arial" w:hAnsi="Arial"/>
          <w:color w:val="666666"/>
          <w:sz w:val="24"/>
          <w:szCs w:val="24"/>
        </w:rPr>
        <w:t xml:space="preserve">Las Vegas, Nevada</w:t>
      </w:r>
    </w:p>
    <w:p>
      <w:pPr>
        <w:spacing w:after="1440"/>
        <w:jc w:val="center"/>
      </w:pPr>
      <w:r>
        <w:rPr>
          <w:rFonts w:ascii="Arial" w:cs="Arial" w:eastAsia="Arial" w:hAnsi="Arial"/>
          <w:i/>
          <w:iCs/>
          <w:color w:val="999999"/>
          <w:sz w:val="20"/>
          <w:szCs w:val="20"/>
        </w:rPr>
        <w:t xml:space="preserve">[LOGO PLACEHOLDER — Insert company logo here]</w:t>
      </w:r>
    </w:p>
    <w:p>
      <w:pPr>
        <w:pStyle w:val="Heading1"/>
      </w:pPr>
      <w:r>
        <w:rPr>
          <w:rFonts w:ascii="Arial" w:cs="Arial" w:eastAsia="Arial" w:hAnsi="Arial"/>
          <w:b/>
          <w:bCs/>
          <w:sz w:val="32"/>
          <w:szCs w:val="32"/>
        </w:rPr>
        <w:t xml:space="preserve">Executive Summary</w:t>
      </w:r>
    </w:p>
    <w:p>
      <w:pPr>
        <w:spacing w:after="120"/>
      </w:pPr>
      <w:r>
        <w:rPr>
          <w:rFonts w:ascii="Arial" w:cs="Arial" w:eastAsia="Arial" w:hAnsi="Arial"/>
          <w:sz w:val="24"/>
          <w:szCs w:val="24"/>
        </w:rPr>
        <w:t xml:space="preserve">Desert Sun Consulting is pleased to present its Annual Business Report for fiscal year 2026. This report summarizes our financial performance, client growth, strategic initiatives, and organizational developments over the past twelve months. DSC delivered exceptional results in 2026, achieving record revenue of </w:t>
      </w:r>
      <w:commentRangeStart w:id="0"/>
      <w:r>
        <w:rPr>
          <w:rFonts w:ascii="Arial" w:cs="Arial" w:eastAsia="Arial" w:hAnsi="Arial"/>
          <w:sz w:val="24"/>
          <w:szCs w:val="24"/>
        </w:rPr>
        <w:t xml:space="preserve">$4.2 million</w:t>
      </w:r>
      <w:commentRangeEnd w:id="0"/>
      <w:r>
        <w:rPr>
          <w:rStyle w:val="CommentReference"/>
        </w:rPr>
        <w:commentReference w:id="0"/>
      </w:r>
      <w:r>
        <w:rPr>
          <w:rFonts w:ascii="Arial" w:cs="Arial" w:eastAsia="Arial" w:hAnsi="Arial"/>
          <w:sz w:val="24"/>
          <w:szCs w:val="24"/>
        </w:rPr>
        <w:t xml:space="preserve"> — a 23% increase over the prior year.</w:t>
      </w:r>
    </w:p>
    <w:p>
      <w:pPr>
        <w:spacing w:after="120"/>
      </w:pPr>
      <w:r>
        <w:rPr>
          <w:rFonts w:ascii="Arial" w:cs="Arial" w:eastAsia="Arial" w:hAnsi="Arial"/>
          <w:sz w:val="24"/>
          <w:szCs w:val="24"/>
        </w:rPr>
        <w:t xml:space="preserve">Our consulting teams served 26 active client engagements across Nevada's hospitality, real estate, technology, and healthcare sectors. The firm expanded its workforce by </w:t>
      </w:r>
      <w:del w:id="10" w:author="Manager" w:date="2026-08-15T00:00:00Z">
        <w:r>
          <w:rPr>
            <w:rFonts w:ascii="Arial" w:cs="Arial" w:eastAsia="Arial" w:hAnsi="Arial"/>
            <w:sz w:val="24"/>
            <w:szCs w:val="24"/>
          </w:rPr>
          <w:delText>12</w:delText>
        </w:r>
      </w:del>
      <w:ins w:id="11" w:author="Manager" w:date="2026-08-15T00:00:00Z">
        <w:r>
          <w:rPr>
            <w:rFonts w:ascii="Arial" w:cs="Arial" w:eastAsia="Arial" w:hAnsi="Arial"/>
            <w:sz w:val="24"/>
            <w:szCs w:val="24"/>
          </w:rPr>
          <w:t>15</w:t>
        </w:r>
      </w:ins>
      <w:r>
        <w:rPr>
          <w:rFonts w:ascii="Arial" w:cs="Arial" w:eastAsia="Arial" w:hAnsi="Arial"/>
          <w:sz w:val="24"/>
          <w:szCs w:val="24"/>
        </w:rPr>
        <w:t xml:space="preserve"> full-time consultants and opened a second office location in Henderson, Nevada.</w:t>
      </w:r>
    </w:p>
    <w:p>
      <w:pPr>
        <w:spacing w:after="120"/>
      </w:pPr>
      <w:r>
        <w:rPr>
          <w:rFonts w:ascii="Arial" w:cs="Arial" w:eastAsia="Arial" w:hAnsi="Arial"/>
          <w:sz w:val="24"/>
          <w:szCs w:val="24"/>
        </w:rPr>
        <w:t xml:space="preserve">The firm renewed its lease through </w:t>
      </w:r>
      <w:del w:id="12" w:author="Manager" w:date="2026-08-15T00:00:00Z">
        <w:r>
          <w:rPr>
            <w:rFonts w:ascii="Arial" w:cs="Arial" w:eastAsia="Arial" w:hAnsi="Arial"/>
            <w:sz w:val="24"/>
            <w:szCs w:val="24"/>
          </w:rPr>
          <w:delText>2027</w:delText>
        </w:r>
      </w:del>
      <w:ins w:id="13" w:author="Manager" w:date="2026-08-15T00:00:00Z">
        <w:r>
          <w:rPr>
            <w:rFonts w:ascii="Arial" w:cs="Arial" w:eastAsia="Arial" w:hAnsi="Arial"/>
            <w:sz w:val="24"/>
            <w:szCs w:val="24"/>
          </w:rPr>
          <w:t>2029</w:t>
        </w:r>
      </w:ins>
      <w:r>
        <w:rPr>
          <w:rFonts w:ascii="Arial" w:cs="Arial" w:eastAsia="Arial" w:hAnsi="Arial"/>
          <w:sz w:val="24"/>
          <w:szCs w:val="24"/>
        </w:rPr>
        <w:t xml:space="preserve">.</w:t>
      </w:r>
    </w:p>
    <w:p>
      <w:pPr>
        <w:spacing w:after="120"/>
      </w:pPr>
      <w:r>
        <w:rPr>
          <w:rFonts w:ascii="Arial" w:cs="Arial" w:eastAsia="Arial" w:hAnsi="Arial"/>
          <w:i/>
          <w:iCs/>
          <w:color w:val="CC0000"/>
          <w:sz w:val="24"/>
          <w:szCs w:val="24"/>
        </w:rPr>
        <w:t xml:space="preserve">[TRACKED CHANGES &amp; COMMENT — Two suggested edits from the Manager appear above: accept the correction to the consultant headcount (12 → 15), and reject the lease-renewal year change (restore 2027). A comment from the Manager is also attached to the "$4.2 million" figure in the Executive Summary above — delete it once reviewed.]</w:t>
      </w:r>
    </w:p>
    <w:p>
      <w:pPr>
        <w:spacing w:after="120"/>
      </w:pPr>
      <w:r>
        <w:t xml:space="preserve"/>
      </w:r>
    </w:p>
    <w:p>
      <w:pPr>
        <w:pStyle w:val="Heading1"/>
      </w:pPr>
      <w:r>
        <w:rPr>
          <w:rFonts w:ascii="Arial" w:cs="Arial" w:eastAsia="Arial" w:hAnsi="Arial"/>
          <w:b/>
          <w:bCs/>
          <w:sz w:val="32"/>
          <w:szCs w:val="32"/>
        </w:rPr>
        <w:t xml:space="preserve">Financial Summary</w:t>
      </w:r>
    </w:p>
    <w:p>
      <w:pPr>
        <w:spacing w:after="120"/>
      </w:pPr>
      <w:r>
        <w:rPr>
          <w:rFonts w:ascii="Arial" w:cs="Arial" w:eastAsia="Arial" w:hAnsi="Arial"/>
          <w:sz w:val="24"/>
          <w:szCs w:val="24"/>
        </w:rPr>
        <w:t xml:space="preserve">Total revenue for fiscal year 2026 reached $4,200,000, representing a 23% increase over the prior year. Operating expenses were managed effectively at $2,725,000, resulting in a net profit of $1,475,000.</w:t>
      </w:r>
    </w:p>
    <w:p>
      <w:pPr>
        <w:pStyle w:val="Heading2"/>
      </w:pPr>
      <w:r>
        <w:rPr>
          <w:rFonts w:ascii="Arial" w:cs="Arial" w:eastAsia="Arial" w:hAnsi="Arial"/>
          <w:b/>
          <w:bCs/>
          <w:sz w:val="28"/>
          <w:szCs w:val="28"/>
        </w:rPr>
        <w:t xml:space="preserve">Quarterly Revenue</w:t>
      </w:r>
    </w:p>
    <w:p>
      <w:pPr>
        <w:spacing w:after="120"/>
      </w:pPr>
      <w:r>
        <w:rPr>
          <w:rFonts w:ascii="Arial" w:cs="Arial" w:eastAsia="Arial" w:hAnsi="Arial"/>
          <w:sz w:val="24"/>
          <w:szCs w:val="24"/>
        </w:rPr>
        <w:t xml:space="preserve">The following quarterly revenue data should be formatted as a table with 4 columns: Quarter, Revenue, Expenses, Net Profit.</w:t>
      </w:r>
    </w:p>
    <w:p>
      <w:pPr>
        <w:spacing w:after="120"/>
      </w:pPr>
      <w:r>
        <w:t xml:space="preserve"/>
      </w:r>
    </w:p>
    <w:p>
      <w:pPr>
        <w:spacing w:after="120"/>
      </w:pPr>
      <w:r>
        <w:rPr>
          <w:rFonts w:ascii="Arial" w:cs="Arial" w:eastAsia="Arial" w:hAnsi="Arial"/>
          <w:sz w:val="24"/>
          <w:szCs w:val="24"/>
        </w:rPr>
        <w:t xml:space="preserve">Q1 2026     $985,000     $640,000     $345,000</w:t>
      </w:r>
    </w:p>
    <w:p>
      <w:pPr>
        <w:spacing w:after="120"/>
      </w:pPr>
      <w:r>
        <w:rPr>
          <w:rFonts w:ascii="Arial" w:cs="Arial" w:eastAsia="Arial" w:hAnsi="Arial"/>
          <w:sz w:val="24"/>
          <w:szCs w:val="24"/>
        </w:rPr>
        <w:t xml:space="preserve">Q2 2026     $1,045,000   $678,000     $367,000</w:t>
      </w:r>
    </w:p>
    <w:p>
      <w:pPr>
        <w:spacing w:after="120"/>
      </w:pPr>
      <w:r>
        <w:rPr>
          <w:rFonts w:ascii="Arial" w:cs="Arial" w:eastAsia="Arial" w:hAnsi="Arial"/>
          <w:sz w:val="24"/>
          <w:szCs w:val="24"/>
        </w:rPr>
        <w:t xml:space="preserve">Q3 2026     $1,120,000   $715,000     $405,000</w:t>
      </w:r>
    </w:p>
    <w:p>
      <w:pPr>
        <w:spacing w:after="120"/>
      </w:pPr>
      <w:r>
        <w:rPr>
          <w:rFonts w:ascii="Arial" w:cs="Arial" w:eastAsia="Arial" w:hAnsi="Arial"/>
          <w:sz w:val="24"/>
          <w:szCs w:val="24"/>
        </w:rPr>
        <w:t xml:space="preserve">Q4 2026     $1,050,000   $692,000     $358,000</w:t>
      </w:r>
    </w:p>
    <w:p>
      <w:pPr>
        <w:spacing w:after="120"/>
      </w:pPr>
      <w:r>
        <w:t xml:space="preserve"/>
      </w:r>
    </w:p>
    <w:p>
      <w:pPr>
        <w:pStyle w:val="Heading1"/>
      </w:pPr>
      <w:r>
        <w:rPr>
          <w:rFonts w:ascii="Arial" w:cs="Arial" w:eastAsia="Arial" w:hAnsi="Arial"/>
          <w:b/>
          <w:bCs/>
          <w:sz w:val="32"/>
          <w:szCs w:val="32"/>
        </w:rPr>
        <w:t xml:space="preserve">Client Portfolio</w:t>
      </w:r>
    </w:p>
    <w:p>
      <w:pPr>
        <w:spacing w:after="120"/>
      </w:pPr>
      <w:r>
        <w:rPr>
          <w:rFonts w:ascii="Arial" w:cs="Arial" w:eastAsia="Arial" w:hAnsi="Arial"/>
          <w:sz w:val="24"/>
          <w:szCs w:val="24"/>
        </w:rPr>
        <w:t xml:space="preserve">During 2026, DSC expanded its client portfolio from 18 to 26 active engagements across the hospitality, real estate, technology, and healthcare sectors. Notable new clients include Nevada Valley Bank, Desert Medical Group, and the Las Vegas Convention Authority.</w:t>
      </w:r>
    </w:p>
    <w:p>
      <w:pPr>
        <w:pStyle w:val="Heading2"/>
      </w:pPr>
      <w:r>
        <w:rPr>
          <w:rFonts w:ascii="Arial" w:cs="Arial" w:eastAsia="Arial" w:hAnsi="Arial"/>
          <w:b/>
          <w:bCs/>
          <w:sz w:val="28"/>
          <w:szCs w:val="28"/>
        </w:rPr>
        <w:t xml:space="preserve">New Clients in 2026</w:t>
      </w:r>
    </w:p>
    <w:p>
      <w:pPr>
        <w:spacing w:after="120"/>
      </w:pPr>
      <w:r>
        <w:rPr>
          <w:rFonts w:ascii="Arial" w:cs="Arial" w:eastAsia="Arial" w:hAnsi="Arial"/>
          <w:sz w:val="24"/>
          <w:szCs w:val="24"/>
        </w:rPr>
        <w:t xml:space="preserve">Nevada Valley Bank — Financial Services — Q1 2026</w:t>
      </w:r>
    </w:p>
    <w:p>
      <w:pPr>
        <w:spacing w:after="120"/>
      </w:pPr>
      <w:r>
        <w:rPr>
          <w:rFonts w:ascii="Arial" w:cs="Arial" w:eastAsia="Arial" w:hAnsi="Arial"/>
          <w:sz w:val="24"/>
          <w:szCs w:val="24"/>
        </w:rPr>
        <w:t xml:space="preserve">Desert Medical Group — Healthcare — Q2 2026</w:t>
      </w:r>
    </w:p>
    <w:p>
      <w:pPr>
        <w:spacing w:after="120"/>
      </w:pPr>
      <w:r>
        <w:rPr>
          <w:rFonts w:ascii="Arial" w:cs="Arial" w:eastAsia="Arial" w:hAnsi="Arial"/>
          <w:sz w:val="24"/>
          <w:szCs w:val="24"/>
        </w:rPr>
        <w:t xml:space="preserve">Las Vegas Convention Authority — Hospitality — Q2 2026</w:t>
      </w:r>
    </w:p>
    <w:p>
      <w:pPr>
        <w:spacing w:after="120"/>
      </w:pPr>
      <w:r>
        <w:rPr>
          <w:rFonts w:ascii="Arial" w:cs="Arial" w:eastAsia="Arial" w:hAnsi="Arial"/>
          <w:sz w:val="24"/>
          <w:szCs w:val="24"/>
        </w:rPr>
        <w:t xml:space="preserve">Southwest Tech Solutions — Technology — Q3 2026</w:t>
      </w:r>
    </w:p>
    <w:p>
      <w:pPr>
        <w:spacing w:after="120"/>
      </w:pPr>
      <w:r>
        <w:rPr>
          <w:rFonts w:ascii="Arial" w:cs="Arial" w:eastAsia="Arial" w:hAnsi="Arial"/>
          <w:sz w:val="24"/>
          <w:szCs w:val="24"/>
        </w:rPr>
        <w:t xml:space="preserve">Oasis Events Management — Events — Q3 2026</w:t>
      </w:r>
    </w:p>
    <w:p>
      <w:pPr>
        <w:spacing w:after="120"/>
      </w:pPr>
      <w:r>
        <w:rPr>
          <w:rFonts w:ascii="Arial" w:cs="Arial" w:eastAsia="Arial" w:hAnsi="Arial"/>
          <w:sz w:val="24"/>
          <w:szCs w:val="24"/>
        </w:rPr>
        <w:t xml:space="preserve">CSN Foundation — Education — Q4 2026</w:t>
      </w:r>
    </w:p>
    <w:p>
      <w:pPr>
        <w:spacing w:after="120"/>
      </w:pPr>
      <w:r>
        <w:t xml:space="preserve"/>
      </w:r>
    </w:p>
    <w:p>
      <w:pPr>
        <w:pStyle w:val="Heading1"/>
      </w:pPr>
      <w:r>
        <w:rPr>
          <w:rFonts w:ascii="Arial" w:cs="Arial" w:eastAsia="Arial" w:hAnsi="Arial"/>
          <w:b/>
          <w:bCs/>
          <w:sz w:val="32"/>
          <w:szCs w:val="32"/>
        </w:rPr>
        <w:t xml:space="preserve">Strategic Objectives</w:t>
      </w:r>
    </w:p>
    <w:p>
      <w:pPr>
        <w:spacing w:after="120"/>
      </w:pPr>
      <w:r>
        <w:rPr>
          <w:rFonts w:ascii="Arial" w:cs="Arial" w:eastAsia="Arial" w:hAnsi="Arial"/>
          <w:sz w:val="24"/>
          <w:szCs w:val="24"/>
        </w:rPr>
        <w:t xml:space="preserve">The following five strategic objectives guided DSC operations in 2026:</w:t>
      </w:r>
    </w:p>
    <w:p>
      <w:pPr>
        <w:spacing w:after="120"/>
      </w:pPr>
      <w:r>
        <w:rPr>
          <w:rFonts w:ascii="Arial" w:cs="Arial" w:eastAsia="Arial" w:hAnsi="Arial"/>
          <w:sz w:val="24"/>
          <w:szCs w:val="24"/>
        </w:rPr>
        <w:t xml:space="preserve">1. Expand client base in the Nevada technology sector</w:t>
      </w:r>
    </w:p>
    <w:p>
      <w:pPr>
        <w:spacing w:after="120"/>
      </w:pPr>
      <w:r>
        <w:rPr>
          <w:rFonts w:ascii="Arial" w:cs="Arial" w:eastAsia="Arial" w:hAnsi="Arial"/>
          <w:sz w:val="24"/>
          <w:szCs w:val="24"/>
        </w:rPr>
        <w:t xml:space="preserve">2. Launch sustainability consulting service line</w:t>
      </w:r>
    </w:p>
    <w:p>
      <w:pPr>
        <w:spacing w:after="120"/>
      </w:pPr>
      <w:r>
        <w:rPr>
          <w:rFonts w:ascii="Arial" w:cs="Arial" w:eastAsia="Arial" w:hAnsi="Arial"/>
          <w:sz w:val="24"/>
          <w:szCs w:val="24"/>
        </w:rPr>
        <w:t xml:space="preserve">3. Achieve $4 million in annual revenue</w:t>
      </w:r>
    </w:p>
    <w:p>
      <w:pPr>
        <w:spacing w:after="120"/>
      </w:pPr>
      <w:r>
        <w:rPr>
          <w:rFonts w:ascii="Arial" w:cs="Arial" w:eastAsia="Arial" w:hAnsi="Arial"/>
          <w:sz w:val="24"/>
          <w:szCs w:val="24"/>
        </w:rPr>
        <w:t xml:space="preserve">4. Hire 8 additional consultants by Q3</w:t>
      </w:r>
    </w:p>
    <w:p>
      <w:pPr>
        <w:spacing w:after="120"/>
      </w:pPr>
      <w:r>
        <w:rPr>
          <w:rFonts w:ascii="Arial" w:cs="Arial" w:eastAsia="Arial" w:hAnsi="Arial"/>
          <w:sz w:val="24"/>
          <w:szCs w:val="24"/>
        </w:rPr>
        <w:t xml:space="preserve">5. Open second office location in Henderson, Nevada</w:t>
      </w:r>
    </w:p>
    <w:p>
      <w:pPr>
        <w:spacing w:after="120"/>
      </w:pPr>
      <w:r>
        <w:t xml:space="preserve"/>
      </w:r>
    </w:p>
    <w:p>
      <w:pPr>
        <w:pStyle w:val="Heading1"/>
      </w:pPr>
      <w:r>
        <w:rPr>
          <w:rFonts w:ascii="Arial" w:cs="Arial" w:eastAsia="Arial" w:hAnsi="Arial"/>
          <w:b/>
          <w:bCs/>
          <w:sz w:val="32"/>
          <w:szCs w:val="32"/>
        </w:rPr>
        <w:t xml:space="preserve">Services Offered</w:t>
      </w:r>
    </w:p>
    <w:p>
      <w:pPr>
        <w:spacing w:after="120"/>
      </w:pPr>
      <w:r>
        <w:rPr>
          <w:rFonts w:ascii="Arial" w:cs="Arial" w:eastAsia="Arial" w:hAnsi="Arial"/>
          <w:sz w:val="24"/>
          <w:szCs w:val="24"/>
        </w:rPr>
        <w:t xml:space="preserve">DSC provides comprehensive management consulting services across four practice areas:</w:t>
      </w:r>
    </w:p>
    <w:p>
      <w:pPr>
        <w:spacing w:after="120"/>
      </w:pPr>
      <w:r>
        <w:rPr>
          <w:rFonts w:ascii="Arial" w:cs="Arial" w:eastAsia="Arial" w:hAnsi="Arial"/>
          <w:sz w:val="24"/>
          <w:szCs w:val="24"/>
        </w:rPr>
        <w:t xml:space="preserve">Management Consulting</w:t>
      </w:r>
    </w:p>
    <w:p>
      <w:pPr>
        <w:spacing w:after="120"/>
      </w:pPr>
      <w:r>
        <w:rPr>
          <w:rFonts w:ascii="Arial" w:cs="Arial" w:eastAsia="Arial" w:hAnsi="Arial"/>
          <w:sz w:val="24"/>
          <w:szCs w:val="24"/>
        </w:rPr>
        <w:t xml:space="preserve">    Strategic Planning</w:t>
      </w:r>
    </w:p>
    <w:p>
      <w:pPr>
        <w:spacing w:after="120"/>
      </w:pPr>
      <w:r>
        <w:rPr>
          <w:rFonts w:ascii="Arial" w:cs="Arial" w:eastAsia="Arial" w:hAnsi="Arial"/>
          <w:sz w:val="24"/>
          <w:szCs w:val="24"/>
        </w:rPr>
        <w:t xml:space="preserve">    Organizational Development</w:t>
      </w:r>
    </w:p>
    <w:p>
      <w:pPr>
        <w:spacing w:after="120"/>
      </w:pPr>
      <w:r>
        <w:rPr>
          <w:rFonts w:ascii="Arial" w:cs="Arial" w:eastAsia="Arial" w:hAnsi="Arial"/>
          <w:sz w:val="24"/>
          <w:szCs w:val="24"/>
        </w:rPr>
        <w:t xml:space="preserve">    Change Management</w:t>
      </w:r>
    </w:p>
    <w:p>
      <w:pPr>
        <w:spacing w:after="120"/>
      </w:pPr>
      <w:r>
        <w:rPr>
          <w:rFonts w:ascii="Arial" w:cs="Arial" w:eastAsia="Arial" w:hAnsi="Arial"/>
          <w:sz w:val="24"/>
          <w:szCs w:val="24"/>
        </w:rPr>
        <w:t xml:space="preserve">Financial Advisory</w:t>
      </w:r>
    </w:p>
    <w:p>
      <w:pPr>
        <w:spacing w:after="120"/>
      </w:pPr>
      <w:r>
        <w:rPr>
          <w:rFonts w:ascii="Arial" w:cs="Arial" w:eastAsia="Arial" w:hAnsi="Arial"/>
          <w:sz w:val="24"/>
          <w:szCs w:val="24"/>
        </w:rPr>
        <w:t xml:space="preserve">    Business Valuation</w:t>
      </w:r>
    </w:p>
    <w:p>
      <w:pPr>
        <w:spacing w:after="120"/>
      </w:pPr>
      <w:r>
        <w:rPr>
          <w:rFonts w:ascii="Arial" w:cs="Arial" w:eastAsia="Arial" w:hAnsi="Arial"/>
          <w:sz w:val="24"/>
          <w:szCs w:val="24"/>
        </w:rPr>
        <w:t xml:space="preserve">    Mergers and Acquisitions</w:t>
      </w:r>
    </w:p>
    <w:p>
      <w:pPr>
        <w:spacing w:after="120"/>
      </w:pPr>
      <w:r>
        <w:rPr>
          <w:rFonts w:ascii="Arial" w:cs="Arial" w:eastAsia="Arial" w:hAnsi="Arial"/>
          <w:sz w:val="24"/>
          <w:szCs w:val="24"/>
        </w:rPr>
        <w:t xml:space="preserve">    Financial Restructuring</w:t>
      </w:r>
    </w:p>
    <w:p>
      <w:pPr>
        <w:spacing w:after="120"/>
      </w:pPr>
      <w:r>
        <w:rPr>
          <w:rFonts w:ascii="Arial" w:cs="Arial" w:eastAsia="Arial" w:hAnsi="Arial"/>
          <w:sz w:val="24"/>
          <w:szCs w:val="24"/>
        </w:rPr>
        <w:t xml:space="preserve">Technology Consulting</w:t>
      </w:r>
    </w:p>
    <w:p>
      <w:pPr>
        <w:spacing w:after="120"/>
      </w:pPr>
      <w:r>
        <w:rPr>
          <w:rFonts w:ascii="Arial" w:cs="Arial" w:eastAsia="Arial" w:hAnsi="Arial"/>
          <w:sz w:val="24"/>
          <w:szCs w:val="24"/>
        </w:rPr>
        <w:t xml:space="preserve">    Digital Transformation</w:t>
      </w:r>
    </w:p>
    <w:p>
      <w:pPr>
        <w:spacing w:after="120"/>
      </w:pPr>
      <w:r>
        <w:rPr>
          <w:rFonts w:ascii="Arial" w:cs="Arial" w:eastAsia="Arial" w:hAnsi="Arial"/>
          <w:sz w:val="24"/>
          <w:szCs w:val="24"/>
        </w:rPr>
        <w:t xml:space="preserve">    IT Strategy</w:t>
      </w:r>
    </w:p>
    <w:p>
      <w:pPr>
        <w:spacing w:after="120"/>
      </w:pPr>
      <w:r>
        <w:rPr>
          <w:rFonts w:ascii="Arial" w:cs="Arial" w:eastAsia="Arial" w:hAnsi="Arial"/>
          <w:sz w:val="24"/>
          <w:szCs w:val="24"/>
        </w:rPr>
        <w:t xml:space="preserve">    Cybersecurity Assessment</w:t>
      </w:r>
    </w:p>
    <w:p>
      <w:pPr>
        <w:spacing w:after="120"/>
      </w:pPr>
      <w:r>
        <w:rPr>
          <w:rFonts w:ascii="Arial" w:cs="Arial" w:eastAsia="Arial" w:hAnsi="Arial"/>
          <w:sz w:val="24"/>
          <w:szCs w:val="24"/>
        </w:rPr>
        <w:t xml:space="preserve">Human Resources</w:t>
      </w:r>
    </w:p>
    <w:p>
      <w:pPr>
        <w:spacing w:after="120"/>
      </w:pPr>
      <w:r>
        <w:rPr>
          <w:rFonts w:ascii="Arial" w:cs="Arial" w:eastAsia="Arial" w:hAnsi="Arial"/>
          <w:sz w:val="24"/>
          <w:szCs w:val="24"/>
        </w:rPr>
        <w:t xml:space="preserve">    Talent Acquisition</w:t>
      </w:r>
    </w:p>
    <w:p>
      <w:pPr>
        <w:spacing w:after="120"/>
      </w:pPr>
      <w:r>
        <w:rPr>
          <w:rFonts w:ascii="Arial" w:cs="Arial" w:eastAsia="Arial" w:hAnsi="Arial"/>
          <w:sz w:val="24"/>
          <w:szCs w:val="24"/>
        </w:rPr>
        <w:t xml:space="preserve">    Compensation Analysis</w:t>
      </w:r>
    </w:p>
    <w:p>
      <w:pPr>
        <w:spacing w:after="120"/>
      </w:pPr>
      <w:r>
        <w:rPr>
          <w:rFonts w:ascii="Arial" w:cs="Arial" w:eastAsia="Arial" w:hAnsi="Arial"/>
          <w:sz w:val="24"/>
          <w:szCs w:val="24"/>
        </w:rPr>
        <w:t xml:space="preserve">    Training and Development</w:t>
      </w:r>
    </w:p>
    <w:p>
      <w:pPr>
        <w:spacing w:after="120"/>
      </w:pPr>
      <w:r>
        <w:t xml:space="preserve"/>
      </w:r>
    </w:p>
    <w:p>
      <w:pPr>
        <w:pStyle w:val="Heading1"/>
      </w:pPr>
      <w:r>
        <w:rPr>
          <w:rFonts w:ascii="Arial" w:cs="Arial" w:eastAsia="Arial" w:hAnsi="Arial"/>
          <w:b/>
          <w:bCs/>
          <w:sz w:val="32"/>
          <w:szCs w:val="32"/>
        </w:rPr>
        <w:t xml:space="preserve">Conclusion</w:t>
      </w:r>
    </w:p>
    <w:p>
      <w:pPr>
        <w:spacing w:after="120"/>
      </w:pPr>
      <w:r>
        <w:rPr>
          <w:rFonts w:ascii="Arial" w:cs="Arial" w:eastAsia="Arial" w:hAnsi="Arial"/>
          <w:sz w:val="24"/>
          <w:szCs w:val="24"/>
        </w:rPr>
        <w:t xml:space="preserve">Fiscal year 2026 was a landmark year for Desert Sun Consulting. Our record revenue, expanded client base, and strategic market positioning reflect the strength of our team and the trust our clients place in our work. We enter 2027 with strong momentum and a clear path to continued growth.</w:t>
      </w:r>
    </w:p>
    <w:p>
      <w:pPr>
        <w:spacing w:after="120"/>
      </w:pPr>
      <w:r>
        <w:rPr>
          <w:rFonts w:ascii="Arial" w:cs="Arial" w:eastAsia="Arial" w:hAnsi="Arial"/>
          <w:sz w:val="24"/>
          <w:szCs w:val="24"/>
        </w:rPr>
        <w:t xml:space="preserve">For additional information, please contact Dr. Mark Taormino, Managing Director, Desert Sun Consulting, Las Vegas, Nevada.</w:t>
      </w:r>
    </w:p>
    <w:p>
      <w:pPr>
        <w:spacing w:after="120"/>
      </w:pPr>
      <w:r>
        <w:t xml:space="preserve"/>
      </w:r>
    </w:p>
    <w:p>
      <w:pPr>
        <w:spacing w:before="480"/>
        <w:jc w:val="center"/>
      </w:pPr>
      <w:r>
        <w:rPr>
          <w:rFonts w:ascii="Arial" w:cs="Arial" w:eastAsia="Arial" w:hAnsi="Arial"/>
          <w:i/>
          <w:iCs/>
          <w:color w:val="999999"/>
          <w:sz w:val="20"/>
          <w:szCs w:val="20"/>
        </w:rPr>
        <w:t xml:space="preserve">— End of Document —</w:t>
      </w:r>
    </w:p>
    <w:p>
      <w:pPr>
        <w:spacing w:after="240" w:before="480"/>
        <w:jc w:val="center"/>
      </w:pPr>
      <w:r>
        <w:rPr>
          <w:rFonts w:ascii="Arial" w:cs="Arial" w:eastAsia="Arial" w:hAnsi="Arial"/>
          <w:b/>
          <w:bCs/>
          <w:sz w:val="48"/>
          <w:szCs w:val="48"/>
        </w:rPr>
        <w:t xml:space="preserve">Annual Business Report 2026</w:t>
      </w:r>
    </w:p>
    <w:p>
      <w:pPr>
        <w:spacing w:after="480"/>
        <w:jc w:val="center"/>
      </w:pPr>
      <w:r>
        <w:rPr>
          <w:rFonts w:ascii="Arial" w:cs="Arial" w:eastAsia="Arial" w:hAnsi="Arial"/>
          <w:sz w:val="28"/>
          <w:szCs w:val="28"/>
        </w:rPr>
        <w:t xml:space="preserve">Desert Sun Consulting</w:t>
      </w:r>
    </w:p>
    <w:p>
      <w:pPr>
        <w:spacing w:after="120" w:before="240"/>
      </w:pPr>
      <w:r>
        <w:rPr>
          <w:rFonts w:ascii="Arial" w:cs="Arial" w:eastAsia="Arial" w:hAnsi="Arial"/>
          <w:b/>
          <w:bCs/>
          <w:sz w:val="28"/>
          <w:szCs w:val="28"/>
        </w:rPr>
        <w:t xml:space="preserve">Executive Summary</w:t>
      </w:r>
    </w:p>
    <w:p>
      <w:pPr>
        <w:spacing w:after="120"/>
      </w:pPr>
      <w:r>
        <w:rPr>
          <w:rFonts w:ascii="Arial" w:cs="Arial" w:eastAsia="Arial" w:hAnsi="Arial"/>
          <w:sz w:val="24"/>
          <w:szCs w:val="24"/>
        </w:rPr>
        <w:t xml:space="preserve">DSC is pleased to present its Annual Business Report for fiscal year 2026. DSC delivered exceptional results, achieving record revenue of $4.2 million. The DSC consulting team served 26 active client engagements across Nevada.</w:t>
      </w:r>
    </w:p>
    <w:p>
      <w:pPr>
        <w:spacing w:after="120"/>
      </w:pPr>
      <w:r>
        <w:rPr>
          <w:rFonts w:ascii="Arial" w:cs="Arial" w:eastAsia="Arial" w:hAnsi="Arial"/>
          <w:sz w:val="24"/>
          <w:szCs w:val="24"/>
        </w:rPr>
        <w:t xml:space="preserve">DSC expanded its workforce by 12 full-time consultants. The DSC leadership team opened a second office location in Henderson. Overall DSC performance exceeded all targets set at the beginning of the year.</w:t>
      </w:r>
    </w:p>
    <w:p>
      <w:pPr>
        <w:spacing w:after="120"/>
      </w:pPr>
      <w:r>
        <w:rPr>
          <w:rFonts w:ascii="Arial" w:cs="Arial" w:eastAsia="Arial" w:hAnsi="Arial"/>
          <w:b/>
          <w:bCs/>
          <w:color w:val="FF0000"/>
          <w:sz w:val="28"/>
          <w:szCs w:val="28"/>
        </w:rPr>
        <w:t xml:space="preserve">SOURCE TEXT — this sentence is styled bold, red, and larger for Format Painter practice.</w:t>
      </w:r>
    </w:p>
    <w:p>
      <w:pPr>
        <w:spacing w:after="120"/>
      </w:pPr>
      <w:r>
        <w:rPr>
          <w:rFonts w:ascii="Arial" w:cs="Arial" w:eastAsia="Arial" w:hAnsi="Arial"/>
          <w:sz w:val="24"/>
          <w:szCs w:val="24"/>
        </w:rPr>
        <w:t xml:space="preserve">TARGET TEXT — this sentence should receive the SOURCE TEXT formatting above.</w:t>
      </w:r>
    </w:p>
    <w:p>
      <w:pPr>
        <w:spacing w:after="120"/>
      </w:pPr>
      <w:r>
        <w:rPr>
          <w:rFonts w:ascii="Arial" w:cs="Arial" w:eastAsia="Arial" w:hAnsi="Arial"/>
          <w:b/>
          <w:bCs/>
          <w:i/>
          <w:iCs/>
          <w:color w:val="0563C1"/>
          <w:sz w:val="24"/>
          <w:szCs w:val="24"/>
        </w:rPr>
        <w:t xml:space="preserve">CLEAR THIS — this sentence has bold, italic, and blue formatting that needs to be cleared.</w:t>
      </w:r>
    </w:p>
    <w:p>
      <w:pPr>
        <w:spacing w:after="120"/>
      </w:pPr>
      <w:r>
        <w:rPr>
          <w:rFonts w:ascii="Arial" w:cs="Arial" w:eastAsia="Arial" w:hAnsi="Arial"/>
          <w:i/>
          <w:iCs/>
          <w:color w:val="CC0000"/>
          <w:sz w:val="24"/>
          <w:szCs w:val="24"/>
        </w:rPr>
        <w:t xml:space="preserve">[FORMAT PAINTER — Click into the SOURCE TEXT sentence above, click Format Painter (Home ribbon), then click the TARGET TEXT sentence to copy its formatting onto it. CLEAR FORMATTING — Select the CLEAR THIS sentence above → Home → Clear All Formatting.]</w:t>
      </w:r>
    </w:p>
    <w:p>
      <w:pPr>
        <w:spacing w:after="120"/>
      </w:pPr>
      <w:r>
        <w:t xml:space="preserve"/>
      </w:r>
    </w:p>
    <w:p>
      <w:pPr>
        <w:spacing w:after="120" w:before="240"/>
      </w:pPr>
      <w:r>
        <w:rPr>
          <w:rFonts w:ascii="Arial" w:cs="Arial" w:eastAsia="Arial" w:hAnsi="Arial"/>
          <w:b/>
          <w:bCs/>
          <w:sz w:val="28"/>
          <w:szCs w:val="28"/>
        </w:rPr>
        <w:t xml:space="preserve">Financial Summary</w:t>
      </w:r>
    </w:p>
    <w:p>
      <w:pPr>
        <w:spacing w:after="120" w:before="240"/>
      </w:pPr>
      <w:r>
        <w:rPr>
          <w:rFonts w:ascii="Arial" w:cs="Arial" w:eastAsia="Arial" w:hAnsi="Arial"/>
          <w:b/>
          <w:bCs/>
          <w:sz w:val="28"/>
          <w:szCs w:val="28"/>
        </w:rPr>
        <w:t xml:space="preserve">Quarterly Revenue</w:t>
      </w:r>
    </w:p>
    <w:p>
      <w:pPr>
        <w:spacing w:after="120"/>
      </w:pPr>
      <w:r>
        <w:rPr>
          <w:rFonts w:ascii="Arial" w:cs="Arial" w:eastAsia="Arial" w:hAnsi="Arial"/>
          <w:sz w:val="24"/>
          <w:szCs w:val="24"/>
        </w:rPr>
        <w:t xml:space="preserve">Q1 2026: Revenue $985,000 | Expenses $640,000 | Net $345,000</w:t>
      </w:r>
    </w:p>
    <w:p>
      <w:pPr>
        <w:spacing w:after="120"/>
      </w:pPr>
      <w:r>
        <w:rPr>
          <w:rFonts w:ascii="Arial" w:cs="Arial" w:eastAsia="Arial" w:hAnsi="Arial"/>
          <w:sz w:val="24"/>
          <w:szCs w:val="24"/>
        </w:rPr>
        <w:t xml:space="preserve">Q2 2026: Revenue $1,045,000 | Expenses $678,000 | Net $367,000</w:t>
      </w:r>
    </w:p>
    <w:p>
      <w:pPr>
        <w:spacing w:after="120"/>
      </w:pPr>
      <w:r>
        <w:rPr>
          <w:rFonts w:ascii="Arial" w:cs="Arial" w:eastAsia="Arial" w:hAnsi="Arial"/>
          <w:sz w:val="24"/>
          <w:szCs w:val="24"/>
        </w:rPr>
        <w:t xml:space="preserve">Q3 2026: Revenue $1,120,000 | Expenses $715,000 | Net $405,000</w:t>
      </w:r>
    </w:p>
    <w:p>
      <w:pPr>
        <w:spacing w:after="120"/>
      </w:pPr>
      <w:r>
        <w:rPr>
          <w:rFonts w:ascii="Arial" w:cs="Arial" w:eastAsia="Arial" w:hAnsi="Arial"/>
          <w:sz w:val="24"/>
          <w:szCs w:val="24"/>
        </w:rPr>
        <w:t xml:space="preserve">Q4 2026: Revenue $1,050,000 | Expenses $692,000 | Net $358,000</w:t>
      </w:r>
    </w:p>
    <w:p>
      <w:pPr>
        <w:spacing w:after="120"/>
      </w:pPr>
      <w:r>
        <w:t xml:space="preserve"/>
      </w:r>
    </w:p>
    <w:p>
      <w:pPr>
        <w:spacing w:after="120" w:before="240"/>
      </w:pPr>
      <w:r>
        <w:rPr>
          <w:rFonts w:ascii="Arial" w:cs="Arial" w:eastAsia="Arial" w:hAnsi="Arial"/>
          <w:b/>
          <w:bCs/>
          <w:sz w:val="28"/>
          <w:szCs w:val="28"/>
        </w:rPr>
        <w:t xml:space="preserve">Client Portfolio</w:t>
      </w:r>
    </w:p>
    <w:p>
      <w:pPr>
        <w:spacing w:after="120"/>
      </w:pPr>
      <w:r>
        <w:rPr>
          <w:rFonts w:ascii="Arial" w:cs="Arial" w:eastAsia="Arial" w:hAnsi="Arial"/>
          <w:sz w:val="24"/>
          <w:szCs w:val="24"/>
        </w:rPr>
        <w:t xml:space="preserve">During 2026 DSC expanded from 18 to 26 active client engagements across Nevada.</w:t>
      </w:r>
    </w:p>
    <w:p>
      <w:pPr>
        <w:spacing w:after="120"/>
      </w:pPr>
      <w:r>
        <w:t xml:space="preserve"/>
      </w:r>
    </w:p>
    <w:p>
      <w:pPr>
        <w:spacing w:after="120"/>
      </w:pPr>
      <w:r>
        <w:rPr>
          <w:rFonts w:ascii="Arial" w:cs="Arial" w:eastAsia="Arial" w:hAnsi="Arial"/>
          <w:sz w:val="24"/>
          <w:szCs w:val="24"/>
        </w:rPr>
        <w:t xml:space="preserve">"The partnership with DSC transformed our strategic planning process and delivered measurable results within the first quarter." — CEO Nevada Valley Bank</w:t>
      </w:r>
    </w:p>
    <w:p>
      <w:pPr>
        <w:spacing w:after="120"/>
      </w:pPr>
      <w:r>
        <w:t xml:space="preserve"/>
      </w:r>
    </w:p>
    <w:p>
      <w:pPr>
        <w:spacing w:after="120" w:before="240"/>
      </w:pPr>
      <w:r>
        <w:rPr>
          <w:rFonts w:ascii="Arial" w:cs="Arial" w:eastAsia="Arial" w:hAnsi="Arial"/>
          <w:b/>
          <w:bCs/>
          <w:sz w:val="28"/>
          <w:szCs w:val="28"/>
        </w:rPr>
        <w:t xml:space="preserve">Strategic Objectives</w:t>
      </w:r>
    </w:p>
    <w:p>
      <w:pPr>
        <w:spacing w:after="120"/>
      </w:pPr>
      <w:r>
        <w:rPr>
          <w:rFonts w:ascii="Arial" w:cs="Arial" w:eastAsia="Arial" w:hAnsi="Arial"/>
          <w:sz w:val="24"/>
          <w:szCs w:val="24"/>
        </w:rPr>
        <w:t xml:space="preserve">Expand client base in the Nevada technology sector</w:t>
      </w:r>
    </w:p>
    <w:p>
      <w:pPr>
        <w:spacing w:after="120"/>
      </w:pPr>
      <w:r>
        <w:rPr>
          <w:rFonts w:ascii="Arial" w:cs="Arial" w:eastAsia="Arial" w:hAnsi="Arial"/>
          <w:sz w:val="24"/>
          <w:szCs w:val="24"/>
        </w:rPr>
        <w:t xml:space="preserve">Launch sustainability consulting service line</w:t>
      </w:r>
    </w:p>
    <w:p>
      <w:pPr>
        <w:spacing w:after="120"/>
      </w:pPr>
      <w:r>
        <w:rPr>
          <w:rFonts w:ascii="Arial" w:cs="Arial" w:eastAsia="Arial" w:hAnsi="Arial"/>
          <w:sz w:val="24"/>
          <w:szCs w:val="24"/>
        </w:rPr>
        <w:t xml:space="preserve">Achieve $4 million in annual revenue</w:t>
      </w:r>
    </w:p>
    <w:p>
      <w:pPr>
        <w:spacing w:after="120"/>
      </w:pPr>
      <w:r>
        <w:rPr>
          <w:rFonts w:ascii="Arial" w:cs="Arial" w:eastAsia="Arial" w:hAnsi="Arial"/>
          <w:sz w:val="24"/>
          <w:szCs w:val="24"/>
        </w:rPr>
        <w:t xml:space="preserve">Hire 8 additional consultants by Q3</w:t>
      </w:r>
    </w:p>
    <w:p>
      <w:pPr>
        <w:spacing w:after="120"/>
      </w:pPr>
      <w:r>
        <w:rPr>
          <w:rFonts w:ascii="Arial" w:cs="Arial" w:eastAsia="Arial" w:hAnsi="Arial"/>
          <w:sz w:val="24"/>
          <w:szCs w:val="24"/>
        </w:rPr>
        <w:t xml:space="preserve">Open second office location in Henderson Nevada</w:t>
      </w:r>
    </w:p>
    <w:p>
      <w:pPr>
        <w:spacing w:after="120"/>
      </w:pPr>
      <w:r>
        <w:t xml:space="preserve"/>
      </w:r>
    </w:p>
    <w:p>
      <w:pPr>
        <w:spacing w:after="120" w:before="240"/>
      </w:pPr>
      <w:r>
        <w:rPr>
          <w:rFonts w:ascii="Arial" w:cs="Arial" w:eastAsia="Arial" w:hAnsi="Arial"/>
          <w:b/>
          <w:bCs/>
          <w:sz w:val="28"/>
          <w:szCs w:val="28"/>
        </w:rPr>
        <w:t xml:space="preserve">Services Offered</w:t>
      </w:r>
    </w:p>
    <w:p>
      <w:pPr>
        <w:spacing w:after="120"/>
      </w:pPr>
      <w:r>
        <w:rPr>
          <w:rFonts w:ascii="Arial" w:cs="Arial" w:eastAsia="Arial" w:hAnsi="Arial"/>
          <w:sz w:val="24"/>
          <w:szCs w:val="24"/>
        </w:rPr>
        <w:t xml:space="preserve">Management Consulting</w:t>
      </w:r>
    </w:p>
    <w:p>
      <w:pPr>
        <w:spacing w:after="120"/>
      </w:pPr>
      <w:r>
        <w:rPr>
          <w:rFonts w:ascii="Arial" w:cs="Arial" w:eastAsia="Arial" w:hAnsi="Arial"/>
          <w:sz w:val="24"/>
          <w:szCs w:val="24"/>
        </w:rPr>
        <w:t xml:space="preserve">    Strategic Planning</w:t>
      </w:r>
    </w:p>
    <w:p>
      <w:pPr>
        <w:spacing w:after="120"/>
      </w:pPr>
      <w:r>
        <w:rPr>
          <w:rFonts w:ascii="Arial" w:cs="Arial" w:eastAsia="Arial" w:hAnsi="Arial"/>
          <w:sz w:val="24"/>
          <w:szCs w:val="24"/>
        </w:rPr>
        <w:t xml:space="preserve">    Organizational Development</w:t>
      </w:r>
    </w:p>
    <w:p>
      <w:pPr>
        <w:spacing w:after="120"/>
      </w:pPr>
      <w:r>
        <w:rPr>
          <w:rFonts w:ascii="Arial" w:cs="Arial" w:eastAsia="Arial" w:hAnsi="Arial"/>
          <w:sz w:val="24"/>
          <w:szCs w:val="24"/>
        </w:rPr>
        <w:t xml:space="preserve">Financial Advisory</w:t>
      </w:r>
    </w:p>
    <w:p>
      <w:pPr>
        <w:spacing w:after="120"/>
      </w:pPr>
      <w:r>
        <w:rPr>
          <w:rFonts w:ascii="Arial" w:cs="Arial" w:eastAsia="Arial" w:hAnsi="Arial"/>
          <w:sz w:val="24"/>
          <w:szCs w:val="24"/>
        </w:rPr>
        <w:t xml:space="preserve">    Business Valuation</w:t>
      </w:r>
    </w:p>
    <w:p>
      <w:pPr>
        <w:spacing w:after="120"/>
      </w:pPr>
      <w:r>
        <w:rPr>
          <w:rFonts w:ascii="Arial" w:cs="Arial" w:eastAsia="Arial" w:hAnsi="Arial"/>
          <w:sz w:val="24"/>
          <w:szCs w:val="24"/>
        </w:rPr>
        <w:t xml:space="preserve">    Financial Restructuring</w:t>
      </w:r>
    </w:p>
    <w:p>
      <w:pPr>
        <w:spacing w:after="120"/>
      </w:pPr>
      <w:r>
        <w:rPr>
          <w:rFonts w:ascii="Arial" w:cs="Arial" w:eastAsia="Arial" w:hAnsi="Arial"/>
          <w:sz w:val="24"/>
          <w:szCs w:val="24"/>
        </w:rPr>
        <w:t xml:space="preserve">Technology Consulting</w:t>
      </w:r>
    </w:p>
    <w:p>
      <w:pPr>
        <w:spacing w:after="120"/>
      </w:pPr>
      <w:r>
        <w:rPr>
          <w:rFonts w:ascii="Arial" w:cs="Arial" w:eastAsia="Arial" w:hAnsi="Arial"/>
          <w:sz w:val="24"/>
          <w:szCs w:val="24"/>
        </w:rPr>
        <w:t xml:space="preserve">    Digital Transformation</w:t>
      </w:r>
    </w:p>
    <w:p>
      <w:pPr>
        <w:spacing w:after="120"/>
      </w:pPr>
      <w:r>
        <w:rPr>
          <w:rFonts w:ascii="Arial" w:cs="Arial" w:eastAsia="Arial" w:hAnsi="Arial"/>
          <w:sz w:val="24"/>
          <w:szCs w:val="24"/>
        </w:rPr>
        <w:t xml:space="preserve">    IT Strategy</w:t>
      </w:r>
    </w:p>
    <w:p>
      <w:pPr>
        <w:spacing w:after="120"/>
      </w:pPr>
      <w:r>
        <w:rPr>
          <w:rFonts w:ascii="Arial" w:cs="Arial" w:eastAsia="Arial" w:hAnsi="Arial"/>
          <w:sz w:val="24"/>
          <w:szCs w:val="24"/>
        </w:rPr>
        <w:t xml:space="preserve">Human Resources</w:t>
      </w:r>
    </w:p>
    <w:p>
      <w:pPr>
        <w:spacing w:after="120"/>
      </w:pPr>
      <w:r>
        <w:rPr>
          <w:rFonts w:ascii="Arial" w:cs="Arial" w:eastAsia="Arial" w:hAnsi="Arial"/>
          <w:sz w:val="24"/>
          <w:szCs w:val="24"/>
        </w:rPr>
        <w:t xml:space="preserve">    Talent Acquisition</w:t>
      </w:r>
    </w:p>
    <w:p>
      <w:pPr>
        <w:spacing w:after="120"/>
      </w:pPr>
      <w:r>
        <w:rPr>
          <w:rFonts w:ascii="Arial" w:cs="Arial" w:eastAsia="Arial" w:hAnsi="Arial"/>
          <w:sz w:val="24"/>
          <w:szCs w:val="24"/>
        </w:rPr>
        <w:t xml:space="preserve">    Training and Development</w:t>
      </w:r>
    </w:p>
    <w:p>
      <w:pPr>
        <w:spacing w:after="120"/>
      </w:pPr>
      <w:r>
        <w:t xml:space="preserve"/>
      </w:r>
    </w:p>
    <w:p>
      <w:pPr>
        <w:spacing w:after="120" w:before="240"/>
      </w:pPr>
      <w:r>
        <w:rPr>
          <w:rFonts w:ascii="Arial" w:cs="Arial" w:eastAsia="Arial" w:hAnsi="Arial"/>
          <w:b/>
          <w:bCs/>
          <w:sz w:val="28"/>
          <w:szCs w:val="28"/>
        </w:rPr>
        <w:t xml:space="preserve">Conclusion</w:t>
      </w:r>
    </w:p>
    <w:p>
      <w:pPr>
        <w:spacing w:after="120"/>
      </w:pPr>
      <w:r>
        <w:rPr>
          <w:rFonts w:ascii="Arial" w:cs="Arial" w:eastAsia="Arial" w:hAnsi="Arial"/>
          <w:sz w:val="24"/>
          <w:szCs w:val="24"/>
        </w:rPr>
        <w:t xml:space="preserve">Fiscal year 2026 was a landmark year for DSC. Our record revenue and expanded client base reflect the strength of our team. DSC enters 2027 with strong momentum.</w:t>
      </w:r>
    </w:p>
    <w:p>
      <w:pPr>
        <w:spacing w:after="120"/>
      </w:pPr>
      <w:r>
        <w:t xml:space="preserve"/>
      </w:r>
    </w:p>
    <w:p>
      <w:pPr>
        <w:jc w:val="center"/>
      </w:pPr>
      <w:r>
        <w:rPr>
          <w:rFonts w:ascii="Arial" w:cs="Arial" w:eastAsia="Arial" w:hAnsi="Arial"/>
          <w:i/>
          <w:iCs/>
          <w:color w:val="999999"/>
          <w:sz w:val="20"/>
          <w:szCs w:val="20"/>
        </w:rPr>
        <w:t xml:space="preserve">— End of Document —</w:t>
      </w:r>
    </w:p>
    <w:p>
      <w:pPr>
        <w:spacing w:after="480" w:before="240"/>
      </w:pPr>
      <w:r>
        <w:rPr>
          <w:rFonts w:ascii="Arial" w:cs="Arial" w:eastAsia="Arial" w:hAnsi="Arial"/>
          <w:b/>
          <w:bCs/>
          <w:sz w:val="36"/>
          <w:szCs w:val="36"/>
        </w:rPr>
        <w:t xml:space="preserve">Desert Sun Consulting — Data Reference 2026</w:t>
      </w:r>
    </w:p>
    <w:p>
      <w:pPr>
        <w:spacing w:after="120"/>
      </w:pPr>
      <w:r>
        <w:rPr>
          <w:rFonts w:ascii="Arial" w:cs="Arial" w:eastAsia="Arial" w:hAnsi="Arial"/>
          <w:b/>
          <w:bCs/>
          <w:sz w:val="24"/>
          <w:szCs w:val="24"/>
        </w:rPr>
        <w:t xml:space="preserve">Quarterly Revenue Data</w:t>
      </w:r>
    </w:p>
    <w:p>
      <w:pPr>
        <w:spacing w:after="120"/>
      </w:pPr>
      <w:r>
        <w:rPr>
          <w:rFonts w:ascii="Arial" w:cs="Arial" w:eastAsia="Arial" w:hAnsi="Arial"/>
          <w:i/>
          <w:iCs/>
          <w:color w:val="CC0000"/>
          <w:sz w:val="24"/>
          <w:szCs w:val="24"/>
        </w:rPr>
        <w:t xml:space="preserve">Convert the data below into a 4-column table: Quarter | Revenue | Expenses | Net Profit. Merge the top row and add a title. Delete the duplicate row. Sort by Quarter. Then split the table into two separate tables — one for Q1–Q2, one for Q3–Q4 (Table Layout → Split Table).</w:t>
      </w:r>
    </w:p>
    <w:p>
      <w:pPr>
        <w:spacing w:after="120"/>
      </w:pPr>
      <w:r>
        <w:t xml:space="preserve"/>
      </w:r>
    </w:p>
    <w:p>
      <w:pPr>
        <w:spacing w:after="120"/>
      </w:pPr>
      <w:r>
        <w:rPr>
          <w:rFonts w:ascii="Arial" w:cs="Arial" w:eastAsia="Arial" w:hAnsi="Arial"/>
          <w:sz w:val="24"/>
          <w:szCs w:val="24"/>
        </w:rPr>
        <w:t xml:space="preserve">Quarter	Revenue	Expenses	Net Profit</w:t>
      </w:r>
    </w:p>
    <w:p>
      <w:pPr>
        <w:spacing w:after="120"/>
      </w:pPr>
      <w:r>
        <w:rPr>
          <w:rFonts w:ascii="Arial" w:cs="Arial" w:eastAsia="Arial" w:hAnsi="Arial"/>
          <w:sz w:val="24"/>
          <w:szCs w:val="24"/>
        </w:rPr>
        <w:t xml:space="preserve">Q1 2026	$985,000	$640,000	$345,000</w:t>
      </w:r>
    </w:p>
    <w:p>
      <w:pPr>
        <w:spacing w:after="120"/>
      </w:pPr>
      <w:r>
        <w:rPr>
          <w:rFonts w:ascii="Arial" w:cs="Arial" w:eastAsia="Arial" w:hAnsi="Arial"/>
          <w:sz w:val="24"/>
          <w:szCs w:val="24"/>
        </w:rPr>
        <w:t xml:space="preserve">Q3 2026	$1,120,000	$715,000	$405,000</w:t>
      </w:r>
    </w:p>
    <w:p>
      <w:pPr>
        <w:spacing w:after="120"/>
      </w:pPr>
      <w:r>
        <w:rPr>
          <w:rFonts w:ascii="Arial" w:cs="Arial" w:eastAsia="Arial" w:hAnsi="Arial"/>
          <w:sz w:val="24"/>
          <w:szCs w:val="24"/>
        </w:rPr>
        <w:t xml:space="preserve">Q2 2026	$1,045,000	$678,000	$367,000</w:t>
      </w:r>
    </w:p>
    <w:p>
      <w:pPr>
        <w:spacing w:after="120"/>
      </w:pPr>
      <w:r>
        <w:rPr>
          <w:rFonts w:ascii="Arial" w:cs="Arial" w:eastAsia="Arial" w:hAnsi="Arial"/>
          <w:sz w:val="24"/>
          <w:szCs w:val="24"/>
        </w:rPr>
        <w:t xml:space="preserve">Q4 2026	$1,050,000	$692,000	$358,000</w:t>
      </w:r>
    </w:p>
    <w:p>
      <w:pPr>
        <w:spacing w:after="120"/>
      </w:pPr>
      <w:r>
        <w:rPr>
          <w:rFonts w:ascii="Arial" w:cs="Arial" w:eastAsia="Arial" w:hAnsi="Arial"/>
          <w:sz w:val="24"/>
          <w:szCs w:val="24"/>
        </w:rPr>
        <w:t xml:space="preserve">Q2 2026	$1,045,000	$678,000	$367,000</w:t>
      </w:r>
    </w:p>
    <w:p>
      <w:pPr>
        <w:spacing w:after="120"/>
      </w:pPr>
      <w:r>
        <w:t xml:space="preserve"/>
      </w:r>
    </w:p>
    <w:p>
      <w:pPr>
        <w:spacing w:after="120"/>
      </w:pPr>
      <w:r>
        <w:rPr>
          <w:rFonts w:ascii="Arial" w:cs="Arial" w:eastAsia="Arial" w:hAnsi="Arial"/>
          <w:b/>
          <w:bCs/>
          <w:sz w:val="24"/>
          <w:szCs w:val="24"/>
        </w:rPr>
        <w:t xml:space="preserve">Client List 2026</w:t>
      </w:r>
    </w:p>
    <w:p>
      <w:pPr>
        <w:spacing w:after="120"/>
      </w:pPr>
      <w:r>
        <w:rPr>
          <w:rFonts w:ascii="Arial" w:cs="Arial" w:eastAsia="Arial" w:hAnsi="Arial"/>
          <w:i/>
          <w:iCs/>
          <w:color w:val="CC0000"/>
          <w:sz w:val="24"/>
          <w:szCs w:val="24"/>
        </w:rPr>
        <w:t xml:space="preserve">Convert to a 3-column table: Client Name | Sector | Quarter Added. Sort alphabetically by Client Name. Split the Address cell into City and State.</w:t>
      </w:r>
    </w:p>
    <w:p>
      <w:pPr>
        <w:spacing w:after="120"/>
      </w:pPr>
      <w:r>
        <w:t xml:space="preserve"/>
      </w:r>
    </w:p>
    <w:p>
      <w:pPr>
        <w:spacing w:after="120"/>
      </w:pPr>
      <w:r>
        <w:rPr>
          <w:rFonts w:ascii="Arial" w:cs="Arial" w:eastAsia="Arial" w:hAnsi="Arial"/>
          <w:sz w:val="24"/>
          <w:szCs w:val="24"/>
        </w:rPr>
        <w:t xml:space="preserve">Southwest Tech Solutions	Technology	Q3</w:t>
      </w:r>
    </w:p>
    <w:p>
      <w:pPr>
        <w:spacing w:after="120"/>
      </w:pPr>
      <w:r>
        <w:rPr>
          <w:rFonts w:ascii="Arial" w:cs="Arial" w:eastAsia="Arial" w:hAnsi="Arial"/>
          <w:sz w:val="24"/>
          <w:szCs w:val="24"/>
        </w:rPr>
        <w:t xml:space="preserve">Nevada Valley Bank	Financial Services	Q1</w:t>
      </w:r>
    </w:p>
    <w:p>
      <w:pPr>
        <w:spacing w:after="120"/>
      </w:pPr>
      <w:r>
        <w:rPr>
          <w:rFonts w:ascii="Arial" w:cs="Arial" w:eastAsia="Arial" w:hAnsi="Arial"/>
          <w:sz w:val="24"/>
          <w:szCs w:val="24"/>
        </w:rPr>
        <w:t xml:space="preserve">Desert Medical Group	Healthcare	Q2</w:t>
      </w:r>
    </w:p>
    <w:p>
      <w:pPr>
        <w:spacing w:after="120"/>
      </w:pPr>
      <w:r>
        <w:rPr>
          <w:rFonts w:ascii="Arial" w:cs="Arial" w:eastAsia="Arial" w:hAnsi="Arial"/>
          <w:sz w:val="24"/>
          <w:szCs w:val="24"/>
        </w:rPr>
        <w:t xml:space="preserve">Oasis Events Management	Events	Q3</w:t>
      </w:r>
    </w:p>
    <w:p>
      <w:pPr>
        <w:spacing w:after="120"/>
      </w:pPr>
      <w:r>
        <w:rPr>
          <w:rFonts w:ascii="Arial" w:cs="Arial" w:eastAsia="Arial" w:hAnsi="Arial"/>
          <w:sz w:val="24"/>
          <w:szCs w:val="24"/>
        </w:rPr>
        <w:t xml:space="preserve">Las Vegas Convention Authority	Hospitality	Q2</w:t>
      </w:r>
    </w:p>
    <w:p>
      <w:pPr>
        <w:spacing w:after="120"/>
      </w:pPr>
      <w:r>
        <w:rPr>
          <w:rFonts w:ascii="Arial" w:cs="Arial" w:eastAsia="Arial" w:hAnsi="Arial"/>
          <w:sz w:val="24"/>
          <w:szCs w:val="24"/>
        </w:rPr>
        <w:t xml:space="preserve">CSN Foundation	Education	Q4</w:t>
      </w:r>
    </w:p>
    <w:p>
      <w:pPr>
        <w:spacing w:after="120"/>
      </w:pPr>
      <w:r>
        <w:t xml:space="preserve"/>
      </w:r>
    </w:p>
    <w:p>
      <w:pPr>
        <w:spacing w:after="120"/>
      </w:pPr>
      <w:r>
        <w:rPr>
          <w:rFonts w:ascii="Arial" w:cs="Arial" w:eastAsia="Arial" w:hAnsi="Arial"/>
          <w:b/>
          <w:bCs/>
          <w:sz w:val="24"/>
          <w:szCs w:val="24"/>
        </w:rPr>
        <w:t xml:space="preserve">Vendor Contact List</w:t>
      </w:r>
    </w:p>
    <w:p>
      <w:pPr>
        <w:spacing w:after="120"/>
      </w:pPr>
      <w:r>
        <w:rPr>
          <w:rFonts w:ascii="Arial" w:cs="Arial" w:eastAsia="Arial" w:hAnsi="Arial"/>
          <w:i/>
          <w:iCs/>
          <w:color w:val="CC0000"/>
          <w:sz w:val="24"/>
          <w:szCs w:val="24"/>
        </w:rPr>
        <w:t xml:space="preserve">Use Convert Text to Table. Then split the Address cell into City and State columns.</w:t>
      </w:r>
    </w:p>
    <w:p>
      <w:pPr>
        <w:spacing w:after="120"/>
      </w:pPr>
      <w:r>
        <w:t xml:space="preserve"/>
      </w:r>
    </w:p>
    <w:p>
      <w:pPr>
        <w:spacing w:after="120"/>
      </w:pPr>
      <w:r>
        <w:rPr>
          <w:rFonts w:ascii="Arial" w:cs="Arial" w:eastAsia="Arial" w:hAnsi="Arial"/>
          <w:sz w:val="24"/>
          <w:szCs w:val="24"/>
        </w:rPr>
        <w:t xml:space="preserve">Vendor	Contact	Address</w:t>
      </w:r>
    </w:p>
    <w:p>
      <w:pPr>
        <w:spacing w:after="120"/>
      </w:pPr>
      <w:r>
        <w:rPr>
          <w:rFonts w:ascii="Arial" w:cs="Arial" w:eastAsia="Arial" w:hAnsi="Arial"/>
          <w:sz w:val="24"/>
          <w:szCs w:val="24"/>
        </w:rPr>
        <w:t xml:space="preserve">Office Pro Supply	Jane Martinez	Las Vegas, NV</w:t>
      </w:r>
    </w:p>
    <w:p>
      <w:pPr>
        <w:spacing w:after="120"/>
      </w:pPr>
      <w:r>
        <w:rPr>
          <w:rFonts w:ascii="Arial" w:cs="Arial" w:eastAsia="Arial" w:hAnsi="Arial"/>
          <w:sz w:val="24"/>
          <w:szCs w:val="24"/>
        </w:rPr>
        <w:t xml:space="preserve">Desert Print Co	Bob Chen	Henderson, NV</w:t>
      </w:r>
    </w:p>
    <w:p>
      <w:pPr>
        <w:spacing w:after="120"/>
      </w:pPr>
      <w:r>
        <w:rPr>
          <w:rFonts w:ascii="Arial" w:cs="Arial" w:eastAsia="Arial" w:hAnsi="Arial"/>
          <w:sz w:val="24"/>
          <w:szCs w:val="24"/>
        </w:rPr>
        <w:t xml:space="preserve">Southwest Catering	Maria Lopez	Las Vegas, NV</w:t>
      </w:r>
    </w:p>
    <w:p>
      <w:pPr>
        <w:spacing w:after="120"/>
      </w:pPr>
      <w:r>
        <w:t xml:space="preserve"/>
      </w:r>
    </w:p>
    <w:p>
      <w:pPr>
        <w:spacing w:after="120"/>
      </w:pPr>
      <w:r>
        <w:rPr>
          <w:rFonts w:ascii="Arial" w:cs="Arial" w:eastAsia="Arial" w:hAnsi="Arial"/>
          <w:b/>
          <w:bCs/>
          <w:sz w:val="24"/>
          <w:szCs w:val="24"/>
        </w:rPr>
        <w:t xml:space="preserve">Strategic Objectives 2026</w:t>
      </w:r>
    </w:p>
    <w:p>
      <w:pPr>
        <w:spacing w:after="120"/>
      </w:pPr>
      <w:r>
        <w:rPr>
          <w:rFonts w:ascii="Arial" w:cs="Arial" w:eastAsia="Arial" w:hAnsi="Arial"/>
          <w:i/>
          <w:iCs/>
          <w:color w:val="CC0000"/>
          <w:sz w:val="24"/>
          <w:szCs w:val="24"/>
        </w:rPr>
        <w:t xml:space="preserve">Format as a numbered list:</w:t>
      </w:r>
    </w:p>
    <w:p>
      <w:pPr>
        <w:spacing w:after="120"/>
      </w:pPr>
      <w:r>
        <w:t xml:space="preserve"/>
      </w:r>
    </w:p>
    <w:p>
      <w:pPr>
        <w:spacing w:after="120"/>
      </w:pPr>
      <w:r>
        <w:rPr>
          <w:rFonts w:ascii="Arial" w:cs="Arial" w:eastAsia="Arial" w:hAnsi="Arial"/>
          <w:sz w:val="24"/>
          <w:szCs w:val="24"/>
        </w:rPr>
        <w:t xml:space="preserve">Expand client base in the Nevada technology sector</w:t>
      </w:r>
    </w:p>
    <w:p>
      <w:pPr>
        <w:spacing w:after="120"/>
      </w:pPr>
      <w:r>
        <w:rPr>
          <w:rFonts w:ascii="Arial" w:cs="Arial" w:eastAsia="Arial" w:hAnsi="Arial"/>
          <w:sz w:val="24"/>
          <w:szCs w:val="24"/>
        </w:rPr>
        <w:t xml:space="preserve">Launch sustainability consulting service line</w:t>
      </w:r>
    </w:p>
    <w:p>
      <w:pPr>
        <w:spacing w:after="120"/>
      </w:pPr>
      <w:r>
        <w:rPr>
          <w:rFonts w:ascii="Arial" w:cs="Arial" w:eastAsia="Arial" w:hAnsi="Arial"/>
          <w:sz w:val="24"/>
          <w:szCs w:val="24"/>
        </w:rPr>
        <w:t xml:space="preserve">Achieve $4 million in annual revenue</w:t>
      </w:r>
    </w:p>
    <w:p>
      <w:pPr>
        <w:spacing w:after="120"/>
      </w:pPr>
      <w:r>
        <w:rPr>
          <w:rFonts w:ascii="Arial" w:cs="Arial" w:eastAsia="Arial" w:hAnsi="Arial"/>
          <w:sz w:val="24"/>
          <w:szCs w:val="24"/>
        </w:rPr>
        <w:t xml:space="preserve">Hire 8 additional consultants by Q3</w:t>
      </w:r>
    </w:p>
    <w:p>
      <w:pPr>
        <w:spacing w:after="120"/>
      </w:pPr>
      <w:r>
        <w:rPr>
          <w:rFonts w:ascii="Arial" w:cs="Arial" w:eastAsia="Arial" w:hAnsi="Arial"/>
          <w:sz w:val="24"/>
          <w:szCs w:val="24"/>
        </w:rPr>
        <w:t xml:space="preserve">Open second office location in Henderson Nevada</w:t>
      </w:r>
    </w:p>
    <w:p>
      <w:pPr>
        <w:spacing w:after="120"/>
      </w:pPr>
      <w:r>
        <w:t xml:space="preserve"/>
      </w:r>
    </w:p>
    <w:p>
      <w:pPr>
        <w:spacing w:after="120"/>
      </w:pPr>
      <w:r>
        <w:rPr>
          <w:rFonts w:ascii="Arial" w:cs="Arial" w:eastAsia="Arial" w:hAnsi="Arial"/>
          <w:b/>
          <w:bCs/>
          <w:sz w:val="24"/>
          <w:szCs w:val="24"/>
        </w:rPr>
        <w:t xml:space="preserve">Services Offered</w:t>
      </w:r>
    </w:p>
    <w:p>
      <w:pPr>
        <w:spacing w:after="120"/>
      </w:pPr>
      <w:r>
        <w:rPr>
          <w:rFonts w:ascii="Arial" w:cs="Arial" w:eastAsia="Arial" w:hAnsi="Arial"/>
          <w:i/>
          <w:iCs/>
          <w:color w:val="CC0000"/>
          <w:sz w:val="24"/>
          <w:szCs w:val="24"/>
        </w:rPr>
        <w:t xml:space="preserve">Format as a bulleted list. Indent sub-items one level. Change sub-item bullets to a checkmark symbol.</w:t>
      </w:r>
    </w:p>
    <w:p>
      <w:pPr>
        <w:spacing w:after="120"/>
      </w:pPr>
      <w:r>
        <w:t xml:space="preserve"/>
      </w:r>
    </w:p>
    <w:p>
      <w:pPr>
        <w:spacing w:after="120"/>
      </w:pPr>
      <w:r>
        <w:rPr>
          <w:rFonts w:ascii="Arial" w:cs="Arial" w:eastAsia="Arial" w:hAnsi="Arial"/>
          <w:sz w:val="24"/>
          <w:szCs w:val="24"/>
        </w:rPr>
        <w:t xml:space="preserve">Management Consulting</w:t>
      </w:r>
    </w:p>
    <w:p>
      <w:pPr>
        <w:spacing w:after="120"/>
      </w:pPr>
      <w:r>
        <w:rPr>
          <w:rFonts w:ascii="Arial" w:cs="Arial" w:eastAsia="Arial" w:hAnsi="Arial"/>
          <w:sz w:val="24"/>
          <w:szCs w:val="24"/>
        </w:rPr>
        <w:t xml:space="preserve">Strategic Planning</w:t>
      </w:r>
    </w:p>
    <w:p>
      <w:pPr>
        <w:spacing w:after="120"/>
      </w:pPr>
      <w:r>
        <w:rPr>
          <w:rFonts w:ascii="Arial" w:cs="Arial" w:eastAsia="Arial" w:hAnsi="Arial"/>
          <w:sz w:val="24"/>
          <w:szCs w:val="24"/>
        </w:rPr>
        <w:t xml:space="preserve">Organizational Development</w:t>
      </w:r>
    </w:p>
    <w:p>
      <w:pPr>
        <w:spacing w:after="120"/>
      </w:pPr>
      <w:r>
        <w:rPr>
          <w:rFonts w:ascii="Arial" w:cs="Arial" w:eastAsia="Arial" w:hAnsi="Arial"/>
          <w:sz w:val="24"/>
          <w:szCs w:val="24"/>
        </w:rPr>
        <w:t xml:space="preserve">Change Management</w:t>
      </w:r>
    </w:p>
    <w:p>
      <w:pPr>
        <w:spacing w:after="120"/>
      </w:pPr>
      <w:r>
        <w:rPr>
          <w:rFonts w:ascii="Arial" w:cs="Arial" w:eastAsia="Arial" w:hAnsi="Arial"/>
          <w:sz w:val="24"/>
          <w:szCs w:val="24"/>
        </w:rPr>
        <w:t xml:space="preserve">Financial Advisory</w:t>
      </w:r>
    </w:p>
    <w:p>
      <w:pPr>
        <w:spacing w:after="120"/>
      </w:pPr>
      <w:r>
        <w:rPr>
          <w:rFonts w:ascii="Arial" w:cs="Arial" w:eastAsia="Arial" w:hAnsi="Arial"/>
          <w:sz w:val="24"/>
          <w:szCs w:val="24"/>
        </w:rPr>
        <w:t xml:space="preserve">Business Valuation</w:t>
      </w:r>
    </w:p>
    <w:p>
      <w:pPr>
        <w:spacing w:after="120"/>
      </w:pPr>
      <w:r>
        <w:rPr>
          <w:rFonts w:ascii="Arial" w:cs="Arial" w:eastAsia="Arial" w:hAnsi="Arial"/>
          <w:sz w:val="24"/>
          <w:szCs w:val="24"/>
        </w:rPr>
        <w:t xml:space="preserve">Mergers and Acquisitions</w:t>
      </w:r>
    </w:p>
    <w:p>
      <w:pPr>
        <w:spacing w:after="120"/>
      </w:pPr>
      <w:r>
        <w:t xml:space="preserve"/>
      </w:r>
    </w:p>
    <w:p>
      <w:pPr>
        <w:spacing w:after="120"/>
      </w:pPr>
      <w:r>
        <w:rPr>
          <w:rFonts w:ascii="Arial" w:cs="Arial" w:eastAsia="Arial" w:hAnsi="Arial"/>
          <w:b/>
          <w:bCs/>
          <w:sz w:val="24"/>
          <w:szCs w:val="24"/>
        </w:rPr>
        <w:t xml:space="preserve">Q1 Action Items</w:t>
      </w:r>
    </w:p>
    <w:p>
      <w:pPr>
        <w:spacing w:after="120"/>
      </w:pPr>
      <w:r>
        <w:rPr>
          <w:rFonts w:ascii="Arial" w:cs="Arial" w:eastAsia="Arial" w:hAnsi="Arial"/>
          <w:i/>
          <w:iCs/>
          <w:color w:val="CC0000"/>
          <w:sz w:val="24"/>
          <w:szCs w:val="24"/>
        </w:rPr>
        <w:t xml:space="preserve">Format as a numbered list starting at 1 (independent of Strategic Objectives above):</w:t>
      </w:r>
    </w:p>
    <w:p>
      <w:pPr>
        <w:spacing w:after="120"/>
      </w:pPr>
      <w:r>
        <w:t xml:space="preserve"/>
      </w:r>
    </w:p>
    <w:p>
      <w:pPr>
        <w:spacing w:after="120"/>
      </w:pPr>
      <w:r>
        <w:rPr>
          <w:rFonts w:ascii="Arial" w:cs="Arial" w:eastAsia="Arial" w:hAnsi="Arial"/>
          <w:sz w:val="24"/>
          <w:szCs w:val="24"/>
        </w:rPr>
        <w:t xml:space="preserve">Schedule kickoff meeting with Nevada Valley Bank</w:t>
      </w:r>
    </w:p>
    <w:p>
      <w:pPr>
        <w:spacing w:after="120"/>
      </w:pPr>
      <w:r>
        <w:rPr>
          <w:rFonts w:ascii="Arial" w:cs="Arial" w:eastAsia="Arial" w:hAnsi="Arial"/>
          <w:sz w:val="24"/>
          <w:szCs w:val="24"/>
        </w:rPr>
        <w:t xml:space="preserve">Submit proposal to Desert Medical Group</w:t>
      </w:r>
    </w:p>
    <w:p>
      <w:pPr>
        <w:spacing w:after="120"/>
      </w:pPr>
      <w:r>
        <w:rPr>
          <w:rFonts w:ascii="Arial" w:cs="Arial" w:eastAsia="Arial" w:hAnsi="Arial"/>
          <w:sz w:val="24"/>
          <w:szCs w:val="24"/>
        </w:rPr>
        <w:t xml:space="preserve">Hire two senior consultants</w:t>
      </w:r>
    </w:p>
    <w:p>
      <w:pPr>
        <w:spacing w:after="120"/>
      </w:pPr>
      <w:r>
        <w:t xml:space="preserve"/>
      </w:r>
    </w:p>
    <w:p>
      <w:pPr>
        <w:jc w:val="center"/>
      </w:pPr>
      <w:r>
        <w:rPr>
          <w:rFonts w:ascii="Arial" w:cs="Arial" w:eastAsia="Arial" w:hAnsi="Arial"/>
          <w:i/>
          <w:iCs/>
          <w:color w:val="999999"/>
          <w:sz w:val="20"/>
          <w:szCs w:val="20"/>
        </w:rPr>
        <w:t xml:space="preserve">— End of Document —</w:t>
      </w:r>
    </w:p>
    <w:p>
      <w:pPr>
        <w:spacing w:after="240" w:before="480"/>
        <w:jc w:val="center"/>
      </w:pPr>
      <w:r>
        <w:rPr>
          <w:rFonts w:ascii="Arial" w:cs="Arial" w:eastAsia="Arial" w:hAnsi="Arial"/>
          <w:b/>
          <w:bCs/>
          <w:sz w:val="48"/>
          <w:szCs w:val="48"/>
        </w:rPr>
        <w:t xml:space="preserve">Annual Business Report 2026</w:t>
      </w:r>
    </w:p>
    <w:p>
      <w:pPr>
        <w:spacing w:after="120"/>
        <w:jc w:val="center"/>
      </w:pPr>
      <w:r>
        <w:rPr>
          <w:rFonts w:ascii="Arial" w:cs="Arial" w:eastAsia="Arial" w:hAnsi="Arial"/>
          <w:sz w:val="28"/>
          <w:szCs w:val="28"/>
        </w:rPr>
        <w:t xml:space="preserve">Desert Sun Consulting</w:t>
      </w:r>
    </w:p>
    <w:p>
      <w:pPr>
        <w:spacing w:after="120"/>
      </w:pPr>
      <w:r>
        <w:rPr>
          <w:rFonts w:ascii="Arial" w:cs="Arial" w:eastAsia="Arial" w:hAnsi="Arial"/>
          <w:i/>
          <w:iCs/>
          <w:color w:val="CC0000"/>
          <w:sz w:val="24"/>
          <w:szCs w:val="24"/>
        </w:rPr>
        <w:t xml:space="preserve">[INSERT TABLE OF CONTENTS HERE — References → Table of Contents → Automatic Table 1. Customize to Heading 1 and Heading 2 only with dotted leaders.]</w:t>
      </w:r>
    </w:p>
    <w:p>
      <w:pPr>
        <w:spacing w:after="120"/>
      </w:pPr>
      <w:r>
        <w:t xml:space="preserve"/>
      </w:r>
    </w:p>
    <w:p>
      <w:pPr>
        <w:pStyle w:val="Heading1"/>
      </w:pPr>
      <w:r>
        <w:rPr>
          <w:rFonts w:ascii="Arial" w:cs="Arial" w:eastAsia="Arial" w:hAnsi="Arial"/>
          <w:b/>
          <w:bCs/>
          <w:sz w:val="32"/>
          <w:szCs w:val="32"/>
        </w:rPr>
        <w:t xml:space="preserve">Executive Summary</w:t>
      </w:r>
    </w:p>
    <w:p>
      <w:pPr>
        <w:spacing w:after="120"/>
      </w:pPr>
      <w:r>
        <w:rPr>
          <w:rFonts w:ascii="Arial" w:cs="Arial" w:eastAsia="Arial" w:hAnsi="Arial"/>
          <w:sz w:val="24"/>
          <w:szCs w:val="24"/>
        </w:rPr>
        <w:t xml:space="preserve">Desert Sun Consulting delivered exceptional results in fiscal year 2026, achieving record revenue of $4.2 million — a 23% increase over the prior year.</w:t>
      </w:r>
    </w:p>
    <w:p>
      <w:pPr>
        <w:spacing w:after="120"/>
      </w:pPr>
      <w:r>
        <w:rPr>
          <w:rFonts w:ascii="Arial" w:cs="Arial" w:eastAsia="Arial" w:hAnsi="Arial"/>
          <w:i/>
          <w:iCs/>
          <w:color w:val="CC0000"/>
          <w:sz w:val="24"/>
          <w:szCs w:val="24"/>
        </w:rPr>
        <w:t xml:space="preserve">[INSERT FOOTNOTE here on the $4.2 million figure — cite: Source: DSC Financial Records 2026]</w:t>
      </w:r>
    </w:p>
    <w:p>
      <w:pPr>
        <w:spacing w:after="120"/>
      </w:pPr>
      <w:r>
        <w:t xml:space="preserve"/>
      </w:r>
    </w:p>
    <w:p>
      <w:pPr>
        <w:pStyle w:val="Heading1"/>
      </w:pPr>
      <w:r>
        <w:rPr>
          <w:rFonts w:ascii="Arial" w:cs="Arial" w:eastAsia="Arial" w:hAnsi="Arial"/>
          <w:b/>
          <w:bCs/>
          <w:sz w:val="32"/>
          <w:szCs w:val="32"/>
        </w:rPr>
        <w:t xml:space="preserve">Market Research</w:t>
      </w:r>
    </w:p>
    <w:p>
      <w:pPr>
        <w:pStyle w:val="Heading2"/>
      </w:pPr>
      <w:r>
        <w:rPr>
          <w:rFonts w:ascii="Arial" w:cs="Arial" w:eastAsia="Arial" w:hAnsi="Arial"/>
          <w:b/>
          <w:bCs/>
          <w:sz w:val="28"/>
          <w:szCs w:val="28"/>
        </w:rPr>
        <w:t xml:space="preserve">Nevada Business Trends</w:t>
      </w:r>
    </w:p>
    <w:p>
      <w:pPr>
        <w:spacing w:after="120"/>
      </w:pPr>
      <w:r>
        <w:rPr>
          <w:rFonts w:ascii="Arial" w:cs="Arial" w:eastAsia="Arial" w:hAnsi="Arial"/>
          <w:sz w:val="24"/>
          <w:szCs w:val="24"/>
        </w:rPr>
        <w:t xml:space="preserve">Nevada's consulting market grew by 18% in 2026, driven by expansion in the technology and healthcare sectors.</w:t>
      </w:r>
    </w:p>
    <w:p>
      <w:pPr>
        <w:spacing w:after="120"/>
      </w:pPr>
      <w:r>
        <w:rPr>
          <w:rFonts w:ascii="Arial" w:cs="Arial" w:eastAsia="Arial" w:hAnsi="Arial"/>
          <w:i/>
          <w:iCs/>
          <w:color w:val="CC0000"/>
          <w:sz w:val="24"/>
          <w:szCs w:val="24"/>
        </w:rPr>
        <w:t xml:space="preserve">[INSERT CITATION here — Add New Source: Nevada Business Review, 2026, Nevada Market Report. Then INSERT BIBLIOGRAPHY at the end of this document.]</w:t>
      </w:r>
    </w:p>
    <w:p>
      <w:pPr>
        <w:spacing w:after="120"/>
      </w:pPr>
      <w:r>
        <w:t xml:space="preserve"/>
      </w:r>
    </w:p>
    <w:p>
      <w:pPr>
        <w:pStyle w:val="Heading1"/>
      </w:pPr>
      <w:r>
        <w:rPr>
          <w:rFonts w:ascii="Arial" w:cs="Arial" w:eastAsia="Arial" w:hAnsi="Arial"/>
          <w:b/>
          <w:bCs/>
          <w:sz w:val="32"/>
          <w:szCs w:val="32"/>
        </w:rPr>
        <w:t xml:space="preserve">Client Portfolio</w:t>
      </w:r>
    </w:p>
    <w:p>
      <w:pPr>
        <w:spacing w:after="120"/>
      </w:pPr>
      <w:r>
        <w:rPr>
          <w:rFonts w:ascii="Arial" w:cs="Arial" w:eastAsia="Arial" w:hAnsi="Arial"/>
          <w:sz w:val="24"/>
          <w:szCs w:val="24"/>
        </w:rPr>
        <w:t xml:space="preserve">DSC served 26 active client engagements across Nevada in 2026.</w:t>
      </w:r>
    </w:p>
    <w:p>
      <w:pPr>
        <w:spacing w:after="120"/>
      </w:pPr>
      <w:r>
        <w:t xml:space="preserve"/>
      </w:r>
    </w:p>
    <w:p>
      <w:pPr>
        <w:pStyle w:val="Heading1"/>
      </w:pPr>
      <w:r>
        <w:rPr>
          <w:rFonts w:ascii="Arial" w:cs="Arial" w:eastAsia="Arial" w:hAnsi="Arial"/>
          <w:b/>
          <w:bCs/>
          <w:sz w:val="32"/>
          <w:szCs w:val="32"/>
        </w:rPr>
        <w:t xml:space="preserve">Compliance Policies</w:t>
      </w:r>
    </w:p>
    <w:p>
      <w:pPr>
        <w:spacing w:after="120"/>
      </w:pPr>
      <w:r>
        <w:rPr>
          <w:rFonts w:ascii="Arial" w:cs="Arial" w:eastAsia="Arial" w:hAnsi="Arial"/>
          <w:sz w:val="24"/>
          <w:szCs w:val="24"/>
        </w:rPr>
        <w:t xml:space="preserve">All DSC operations comply with Nevada state business regulations and federal consulting standards.</w:t>
      </w:r>
    </w:p>
    <w:p>
      <w:pPr>
        <w:spacing w:after="120"/>
      </w:pPr>
      <w:r>
        <w:rPr>
          <w:rFonts w:ascii="Arial" w:cs="Arial" w:eastAsia="Arial" w:hAnsi="Arial"/>
          <w:i/>
          <w:iCs/>
          <w:color w:val="CC0000"/>
          <w:sz w:val="24"/>
          <w:szCs w:val="24"/>
        </w:rPr>
        <w:t xml:space="preserve">[INSERT ENDNOTE here — cite: Nevada Revised Statutes Title 7, Business Associations]</w:t>
      </w:r>
    </w:p>
    <w:p>
      <w:pPr>
        <w:spacing w:after="120"/>
      </w:pPr>
      <w:r>
        <w:t xml:space="preserve"/>
      </w:r>
    </w:p>
    <w:p>
      <w:pPr>
        <w:pStyle w:val="Heading1"/>
      </w:pPr>
      <w:r>
        <w:rPr>
          <w:rFonts w:ascii="Arial" w:cs="Arial" w:eastAsia="Arial" w:hAnsi="Arial"/>
          <w:b/>
          <w:bCs/>
          <w:sz w:val="32"/>
          <w:szCs w:val="32"/>
        </w:rPr>
        <w:t xml:space="preserve">Financial Charts</w:t>
      </w:r>
    </w:p>
    <w:p>
      <w:pPr>
        <w:spacing w:after="120"/>
      </w:pPr>
      <w:r>
        <w:rPr>
          <w:rFonts w:ascii="Arial" w:cs="Arial" w:eastAsia="Arial" w:hAnsi="Arial"/>
          <w:i/>
          <w:iCs/>
          <w:color w:val="CC0000"/>
          <w:sz w:val="24"/>
          <w:szCs w:val="24"/>
        </w:rPr>
        <w:t xml:space="preserve">[CHART PLACEHOLDER — After inserting a chart here, add a caption below using References → Insert Caption → Figure: Quarterly Revenue 2026]</w:t>
      </w:r>
    </w:p>
    <w:p>
      <w:pPr>
        <w:spacing w:after="120"/>
      </w:pPr>
      <w:r>
        <w:t xml:space="preserve"/>
      </w:r>
    </w:p>
    <w:p>
      <w:pPr>
        <w:pStyle w:val="Heading1"/>
      </w:pPr>
      <w:r>
        <w:rPr>
          <w:rFonts w:ascii="Arial" w:cs="Arial" w:eastAsia="Arial" w:hAnsi="Arial"/>
          <w:b/>
          <w:bCs/>
          <w:sz w:val="32"/>
          <w:szCs w:val="32"/>
        </w:rPr>
        <w:t xml:space="preserve">References</w:t>
      </w:r>
    </w:p>
    <w:p>
      <w:pPr>
        <w:spacing w:after="120"/>
      </w:pPr>
      <w:r>
        <w:rPr>
          <w:rFonts w:ascii="Arial" w:cs="Arial" w:eastAsia="Arial" w:hAnsi="Arial"/>
          <w:i/>
          <w:iCs/>
          <w:color w:val="CC0000"/>
          <w:sz w:val="24"/>
          <w:szCs w:val="24"/>
        </w:rPr>
        <w:t xml:space="preserve">[INSERT BIBLIOGRAPHY HERE — References → Bibliography]</w:t>
      </w:r>
    </w:p>
    <w:p>
      <w:pPr>
        <w:spacing w:after="120"/>
      </w:pPr>
      <w:r>
        <w:t xml:space="preserve"/>
      </w:r>
    </w:p>
    <w:p>
      <w:pPr>
        <w:jc w:val="center"/>
      </w:pPr>
      <w:r>
        <w:rPr>
          <w:rFonts w:ascii="Arial" w:cs="Arial" w:eastAsia="Arial" w:hAnsi="Arial"/>
          <w:i/>
          <w:iCs/>
          <w:color w:val="999999"/>
          <w:sz w:val="20"/>
          <w:szCs w:val="20"/>
        </w:rPr>
        <w:t xml:space="preserve">— End of Document —</w:t>
      </w:r>
    </w:p>
    <w:p>
      <w:pPr>
        <w:spacing w:after="240" w:before="480"/>
        <w:jc w:val="center"/>
      </w:pPr>
      <w:r>
        <w:rPr>
          <w:rFonts w:ascii="Arial" w:cs="Arial" w:eastAsia="Arial" w:hAnsi="Arial"/>
          <w:b/>
          <w:bCs/>
          <w:sz w:val="48"/>
          <w:szCs w:val="48"/>
        </w:rPr>
        <w:t xml:space="preserve">Annual Business Report 2026</w:t>
      </w:r>
    </w:p>
    <w:p>
      <w:pPr>
        <w:spacing w:after="120"/>
      </w:pPr>
      <w:r>
        <w:rPr>
          <w:rFonts w:ascii="Arial" w:cs="Arial" w:eastAsia="Arial" w:hAnsi="Arial"/>
          <w:i/>
          <w:iCs/>
          <w:color w:val="CC0000"/>
          <w:sz w:val="24"/>
          <w:szCs w:val="24"/>
        </w:rPr>
        <w:t xml:space="preserve">[LOGO — Insert → Pictures → This Device. Insert DSC logo. Apply Drop Shadow Rectangle style. Set wrapping to Through. Resize to 1.5" tall. Add alt text.]</w:t>
      </w:r>
    </w:p>
    <w:p>
      <w:pPr>
        <w:spacing w:after="120"/>
      </w:pPr>
      <w:r>
        <w:rPr>
          <w:rFonts w:ascii="Arial" w:cs="Arial" w:eastAsia="Arial" w:hAnsi="Arial"/>
          <w:i/>
          <w:iCs/>
          <w:color w:val="CC0000"/>
          <w:sz w:val="24"/>
          <w:szCs w:val="24"/>
        </w:rPr>
        <w:t xml:space="preserve">[TEXT BOX — Insert → Text Box → Draw Text Box. Type: Driving Nevada's Business Success]</w:t>
      </w:r>
    </w:p>
    <w:p>
      <w:pPr>
        <w:spacing w:after="120"/>
      </w:pPr>
      <w:r>
        <w:rPr>
          <w:noProof/>
        </w:rPr>
        <w:drawing>
          <wp:inline distT="0" distB="0" distL="0" distR="0">
            <wp:extent cx="1828800" cy="457200"/>
            <wp:effectExtent l="0" t="0" r="0" b="0"/>
            <wp:docPr id="10" name="PracticeShape"/>
            <wp:cNvGraphicFramePr/>
            <a:graphic xmlns:a="http://schemas.openxmlformats.org/drawingml/2006/main">
              <a:graphicData uri="http://schemas.microsoft.com/office/word/2010/wordprocessingShape">
                <wps:wsp>
                  <wps:cNvSpPr/>
                  <wps:spPr>
                    <a:xfrm>
                      <a:off x="0" y="0"/>
                      <a:ext cx="1828800" cy="457200"/>
                    </a:xfrm>
                    <a:prstGeom prst="rect">
                      <a:avLst/>
                    </a:prstGeom>
                    <a:noFill/>
                    <a:ln>
                      <a:solidFill>
                        <a:srgbClr val="4472C4"/>
                      </a:solidFill>
                    </a:ln>
                  </wps:spPr>
                  <wps:txbx>
                    <w:txbxContent>
                      <w:p>
                        <w:r>
                          <w:t xml:space="preserve"/>
                        </w:r>
                      </w:p>
                    </w:txbxContent>
                  </wps:txbx>
                  <wps:bodyPr wrap="square" lIns="91440" tIns="45720" rIns="91440" bIns="45720"/>
                </wps:wsp>
              </a:graphicData>
            </a:graphic>
          </wp:inline>
        </w:drawing>
      </w:r>
    </w:p>
    <w:p>
      <w:pPr>
        <w:spacing w:after="120"/>
      </w:pPr>
      <w:r>
        <w:rPr>
          <w:noProof/>
        </w:rPr>
        <w:drawing>
          <wp:inline distT="0" distB="0" distL="0" distR="0">
            <wp:extent cx="1828800" cy="457200"/>
            <wp:effectExtent l="0" t="0" r="0" b="0"/>
            <wp:docPr id="11" name="PracticeTextBox"/>
            <wp:cNvGraphicFramePr/>
            <a:graphic xmlns:a="http://schemas.openxmlformats.org/drawingml/2006/main">
              <a:graphicData uri="http://schemas.microsoft.com/office/word/2010/wordprocessingShape">
                <wps:wsp>
                  <wps:cNvSpPr/>
                  <wps:spPr>
                    <a:xfrm>
                      <a:off x="0" y="0"/>
                      <a:ext cx="1828800" cy="457200"/>
                    </a:xfrm>
                    <a:prstGeom prst="rect">
                      <a:avLst/>
                    </a:prstGeom>
                    <a:noFill/>
                    <a:ln>
                      <a:solidFill>
                        <a:srgbClr val="BFBFBF"/>
                      </a:solidFill>
                    </a:ln>
                  </wps:spPr>
                  <wps:txbx>
                    <w:txbxContent>
                      <w:p>
                        <w:r>
                          <w:t xml:space="preserve"/>
                        </w:r>
                      </w:p>
                    </w:txbxContent>
                  </wps:txbx>
                  <wps:bodyPr wrap="square" lIns="91440" tIns="45720" rIns="91440" bIns="45720"/>
                </wps:wsp>
              </a:graphicData>
            </a:graphic>
          </wp:inline>
        </w:drawing>
      </w:r>
    </w:p>
    <w:p>
      <w:pPr>
        <w:spacing w:after="120"/>
      </w:pPr>
      <w:r>
        <w:rPr>
          <w:rFonts w:ascii="Arial" w:cs="Arial" w:eastAsia="Arial" w:hAnsi="Arial"/>
          <w:i/>
          <w:iCs/>
          <w:color w:val="CC0000"/>
          <w:sz w:val="24"/>
          <w:szCs w:val="24"/>
        </w:rPr>
        <w:t xml:space="preserve">[PRACTICE SHAPE — The rectangle above has no fill color yet. Click it → Shape Format → Shape Fill → choose a color. PRACTICE TEXT BOX — The box below is empty. Click inside it and type a short tagline.]</w:t>
      </w:r>
    </w:p>
    <w:p>
      <w:pPr>
        <w:spacing w:after="120"/>
      </w:pPr>
      <w:r>
        <w:rPr>
          <w:rFonts w:ascii="Arial" w:cs="Arial" w:eastAsia="Arial" w:hAnsi="Arial"/>
          <w:i/>
          <w:iCs/>
          <w:color w:val="CC0000"/>
          <w:sz w:val="24"/>
          <w:szCs w:val="24"/>
        </w:rPr>
        <w:t xml:space="preserve">[CALLOUT — Insert → Shapes → Callouts. Type: Revenue up 23% — $4.2M. Apply Subtle Effect - Blue shape style. Position in right margin.]</w:t>
      </w:r>
    </w:p>
    <w:p>
      <w:pPr>
        <w:spacing w:after="120"/>
      </w:pPr>
      <w:r>
        <w:t xml:space="preserve"/>
      </w:r>
    </w:p>
    <w:p>
      <w:pPr>
        <w:pStyle w:val="Heading1"/>
      </w:pPr>
      <w:r>
        <w:rPr>
          <w:rFonts w:ascii="Arial" w:cs="Arial" w:eastAsia="Arial" w:hAnsi="Arial"/>
          <w:b/>
          <w:bCs/>
          <w:sz w:val="32"/>
          <w:szCs w:val="32"/>
        </w:rPr>
        <w:t xml:space="preserve">Executive Summary</w:t>
      </w:r>
    </w:p>
    <w:p>
      <w:pPr>
        <w:spacing w:after="120"/>
      </w:pPr>
      <w:r>
        <w:rPr>
          <w:rFonts w:ascii="Arial" w:cs="Arial" w:eastAsia="Arial" w:hAnsi="Arial"/>
          <w:sz w:val="24"/>
          <w:szCs w:val="24"/>
        </w:rPr>
        <w:t xml:space="preserve">Desert Sun Consulting delivered exceptional results in fiscal year 2026, achieving record revenue of $4.2 million.</w:t>
      </w:r>
    </w:p>
    <w:p>
      <w:pPr>
        <w:spacing w:after="120"/>
      </w:pPr>
      <w:r>
        <w:rPr>
          <w:rFonts w:ascii="Arial" w:cs="Arial" w:eastAsia="Arial" w:hAnsi="Arial"/>
          <w:i/>
          <w:iCs/>
          <w:color w:val="CC0000"/>
          <w:sz w:val="24"/>
          <w:szCs w:val="24"/>
        </w:rPr>
        <w:t xml:space="preserve">[HORIZONTAL LINE — Insert → Shapes → Lines → Line. Draw a divider below this paragraph. Hold Shift to keep it straight.]</w:t>
      </w:r>
    </w:p>
    <w:p>
      <w:pPr>
        <w:spacing w:after="120"/>
      </w:pPr>
      <w:r>
        <w:t xml:space="preserve"/>
      </w:r>
    </w:p>
    <w:p>
      <w:pPr>
        <w:pStyle w:val="Heading1"/>
      </w:pPr>
      <w:r>
        <w:rPr>
          <w:rFonts w:ascii="Arial" w:cs="Arial" w:eastAsia="Arial" w:hAnsi="Arial"/>
          <w:b/>
          <w:bCs/>
          <w:sz w:val="32"/>
          <w:szCs w:val="32"/>
        </w:rPr>
        <w:t xml:space="preserve">Organizational Structure</w:t>
      </w:r>
    </w:p>
    <w:p>
      <w:pPr>
        <w:spacing w:after="120"/>
      </w:pPr>
      <w:r>
        <w:rPr>
          <w:rFonts w:ascii="Arial" w:cs="Arial" w:eastAsia="Arial" w:hAnsi="Arial"/>
          <w:i/>
          <w:iCs/>
          <w:color w:val="CC0000"/>
          <w:sz w:val="24"/>
          <w:szCs w:val="24"/>
        </w:rPr>
        <w:t xml:space="preserve">[SMARTART — Insert → SmartArt → Hierarchy → Organization Chart. Add: Executive, Consulting, Finance, Technology, Human Resources. Apply Colorful - Accent Colors. Add an Icon next to each department name (Insert → Icons).]</w:t>
      </w:r>
    </w:p>
    <w:p>
      <w:pPr>
        <w:spacing w:after="120"/>
      </w:pPr>
      <w:r>
        <w:t xml:space="preserve"/>
      </w:r>
    </w:p>
    <w:p>
      <w:pPr>
        <w:pStyle w:val="Heading1"/>
      </w:pPr>
      <w:r>
        <w:rPr>
          <w:rFonts w:ascii="Arial" w:cs="Arial" w:eastAsia="Arial" w:hAnsi="Arial"/>
          <w:b/>
          <w:bCs/>
          <w:sz w:val="32"/>
          <w:szCs w:val="32"/>
        </w:rPr>
        <w:t xml:space="preserve">Las Vegas Office</w:t>
      </w:r>
    </w:p>
    <w:p>
      <w:pPr>
        <w:spacing w:after="120"/>
      </w:pPr>
      <w:r>
        <w:rPr>
          <w:rFonts w:ascii="Arial" w:cs="Arial" w:eastAsia="Arial" w:hAnsi="Arial"/>
          <w:i/>
          <w:iCs/>
          <w:color w:val="CC0000"/>
          <w:sz w:val="24"/>
          <w:szCs w:val="24"/>
        </w:rPr>
        <w:t xml:space="preserve">[ONLINE PICTURE — Insert → Pictures → Online Pictures. Search: Las Vegas skyline. Apply Reflected Rounded Rectangle style. Set wrapping to Top and Bottom. Add alt text.]</w:t>
      </w:r>
    </w:p>
    <w:p>
      <w:pPr>
        <w:spacing w:after="120"/>
      </w:pPr>
      <w:r>
        <w:rPr>
          <w:rFonts w:ascii="Arial" w:cs="Arial" w:eastAsia="Arial" w:hAnsi="Arial"/>
          <w:i/>
          <w:iCs/>
          <w:color w:val="CC0000"/>
          <w:sz w:val="24"/>
          <w:szCs w:val="24"/>
        </w:rPr>
        <w:t xml:space="preserve">[SCREENSHOT — Open a website. Insert → Screenshot. Insert here.]</w:t>
      </w:r>
    </w:p>
    <w:p>
      <w:pPr>
        <w:spacing w:after="120"/>
      </w:pPr>
      <w:r>
        <w:rPr>
          <w:rFonts w:ascii="Arial" w:cs="Arial" w:eastAsia="Arial" w:hAnsi="Arial"/>
          <w:i/>
          <w:iCs/>
          <w:color w:val="CC0000"/>
          <w:sz w:val="24"/>
          <w:szCs w:val="24"/>
        </w:rPr>
        <w:t xml:space="preserve">[3D MODEL — Insert → 3D Models → Online Sources. Search: building. Insert and rotate it.]</w:t>
      </w:r>
    </w:p>
    <w:p>
      <w:pPr>
        <w:spacing w:after="120"/>
      </w:pPr>
      <w:r>
        <w:t xml:space="preserve"/>
      </w:r>
    </w:p>
    <w:p>
      <w:pPr>
        <w:pStyle w:val="Heading1"/>
      </w:pPr>
      <w:r>
        <w:rPr>
          <w:rFonts w:ascii="Arial" w:cs="Arial" w:eastAsia="Arial" w:hAnsi="Arial"/>
          <w:b/>
          <w:bCs/>
          <w:sz w:val="32"/>
          <w:szCs w:val="32"/>
        </w:rPr>
        <w:t xml:space="preserve">Contact Information</w:t>
      </w:r>
    </w:p>
    <w:p>
      <w:pPr>
        <w:spacing w:after="120"/>
      </w:pPr>
      <w:r>
        <w:rPr>
          <w:rFonts w:ascii="Arial" w:cs="Arial" w:eastAsia="Arial" w:hAnsi="Arial"/>
          <w:sz w:val="24"/>
          <w:szCs w:val="24"/>
        </w:rPr>
        <w:t xml:space="preserve">Visit our website: www.desertsunconsulting.com</w:t>
      </w:r>
    </w:p>
    <w:p>
      <w:pPr>
        <w:spacing w:after="120"/>
      </w:pPr>
      <w:r>
        <w:rPr>
          <w:rFonts w:ascii="Arial" w:cs="Arial" w:eastAsia="Arial" w:hAnsi="Arial"/>
          <w:i/>
          <w:iCs/>
          <w:color w:val="CC0000"/>
          <w:sz w:val="24"/>
          <w:szCs w:val="24"/>
        </w:rPr>
        <w:t xml:space="preserve">[HYPERLINK — Select the URL above. Press Ctrl+K. Enter: https://www.desertsunconsulting.com]</w:t>
      </w:r>
    </w:p>
    <w:p>
      <w:pPr>
        <w:spacing w:after="120"/>
      </w:pPr>
      <w:r>
        <w:t xml:space="preserve"/>
      </w:r>
    </w:p>
    <w:p>
      <w:pPr>
        <w:spacing w:after="120"/>
      </w:pPr>
      <w:r>
        <w:rPr>
          <w:rFonts w:ascii="Arial" w:cs="Arial" w:eastAsia="Arial" w:hAnsi="Arial"/>
          <w:b/>
          <w:bCs/>
          <w:color w:val="CC0000"/>
          <w:sz w:val="24"/>
          <w:szCs w:val="24"/>
        </w:rPr>
        <w:t xml:space="preserve">IMPORTANT: After inserting all graphics, add descriptive alt text to every image and SmartArt (right-click → Edit Alt Text).</w:t>
      </w:r>
    </w:p>
    <w:p>
      <w:pPr>
        <w:spacing w:after="120"/>
      </w:pPr>
      <w:r>
        <w:t xml:space="preserve"/>
      </w:r>
    </w:p>
    <w:p>
      <w:pPr>
        <w:jc w:val="center"/>
      </w:pPr>
      <w:r>
        <w:rPr>
          <w:rFonts w:ascii="Arial" w:cs="Arial" w:eastAsia="Arial" w:hAnsi="Arial"/>
          <w:i/>
          <w:iCs/>
          <w:color w:val="999999"/>
          <w:sz w:val="20"/>
          <w:szCs w:val="20"/>
        </w:rPr>
        <w:t xml:space="preserve">— End of Document —</w:t>
      </w:r>
    </w:p>
    <w:p>
      <w:pPr>
        <w:spacing w:after="240" w:before="480"/>
        <w:jc w:val="center"/>
      </w:pPr>
      <w:r>
        <w:rPr>
          <w:rFonts w:ascii="Arial" w:cs="Arial" w:eastAsia="Arial" w:hAnsi="Arial"/>
          <w:b/>
          <w:bCs/>
          <w:sz w:val="40"/>
          <w:szCs w:val="40"/>
        </w:rPr>
        <w:t xml:space="preserve">Annual Business Report 2026 — Review Copy</w:t>
      </w:r>
    </w:p>
    <w:p>
      <w:pPr>
        <w:spacing w:after="480"/>
        <w:jc w:val="center"/>
      </w:pPr>
      <w:r>
        <w:rPr>
          <w:rFonts w:ascii="Arial" w:cs="Arial" w:eastAsia="Arial" w:hAnsi="Arial"/>
          <w:color w:val="CC0000"/>
          <w:sz w:val="24"/>
          <w:szCs w:val="24"/>
        </w:rPr>
        <w:t xml:space="preserve">Desert Sun Consulting — DRAFT FOR REVIEW</w:t>
      </w:r>
    </w:p>
    <w:p>
      <w:pPr>
        <w:pStyle w:val="Heading1"/>
      </w:pPr>
      <w:r>
        <w:rPr>
          <w:rFonts w:ascii="Arial" w:cs="Arial" w:eastAsia="Arial" w:hAnsi="Arial"/>
          <w:b/>
          <w:bCs/>
          <w:sz w:val="32"/>
          <w:szCs w:val="32"/>
        </w:rPr>
        <w:t xml:space="preserve">Executive Summary</w:t>
      </w:r>
    </w:p>
    <w:p>
      <w:pPr>
        <w:spacing w:after="120"/>
      </w:pPr>
      <w:r>
        <w:rPr>
          <w:rFonts w:ascii="Arial" w:cs="Arial" w:eastAsia="Arial" w:hAnsi="Arial"/>
          <w:sz w:val="24"/>
          <w:szCs w:val="24"/>
        </w:rPr>
        <w:t xml:space="preserve">Desert Sun Consulting delivered exceptional results in fiscal year 2026, achieving record revenue of $4.2 million — a 23% increase over the prior year. Our consulting teams served 26 active client engagements.</w:t>
      </w:r>
    </w:p>
    <w:p>
      <w:pPr>
        <w:spacing w:after="120"/>
      </w:pPr>
      <w:r>
        <w:t xml:space="preserve"/>
      </w:r>
    </w:p>
    <w:p>
      <w:pPr>
        <w:pStyle w:val="Heading1"/>
      </w:pPr>
      <w:r>
        <w:rPr>
          <w:rFonts w:ascii="Arial" w:cs="Arial" w:eastAsia="Arial" w:hAnsi="Arial"/>
          <w:b/>
          <w:bCs/>
          <w:sz w:val="32"/>
          <w:szCs w:val="32"/>
        </w:rPr>
        <w:t xml:space="preserve">Financial Summary</w:t>
      </w:r>
    </w:p>
    <w:p>
      <w:pPr>
        <w:spacing w:after="120"/>
      </w:pPr>
      <w:r>
        <w:rPr>
          <w:rFonts w:ascii="Arial" w:cs="Arial" w:eastAsia="Arial" w:hAnsi="Arial"/>
          <w:sz w:val="24"/>
          <w:szCs w:val="24"/>
        </w:rPr>
        <w:t xml:space="preserve">Total revenue for fiscal year 2026 reached </w:t>
      </w:r>
      <w:commentRangeStart w:id="1"/>
      <w:r>
        <w:rPr>
          <w:rFonts w:ascii="Arial" w:cs="Arial" w:eastAsia="Arial" w:hAnsi="Arial"/>
          <w:sz w:val="24"/>
          <w:szCs w:val="24"/>
        </w:rPr>
        <w:t xml:space="preserve">$4,200,000</w:t>
      </w:r>
      <w:commentRangeEnd w:id="1"/>
      <w:r>
        <w:rPr>
          <w:rStyle w:val="CommentReference"/>
        </w:rPr>
        <w:commentReference w:id="1"/>
      </w:r>
      <w:r>
        <w:rPr>
          <w:rFonts w:ascii="Arial" w:cs="Arial" w:eastAsia="Arial" w:hAnsi="Arial"/>
          <w:sz w:val="24"/>
          <w:szCs w:val="24"/>
        </w:rPr>
        <w:t xml:space="preserve">.</w:t>
      </w:r>
    </w:p>
    <w:p>
      <w:pPr>
        <w:spacing w:after="120"/>
      </w:pPr>
      <w:r>
        <w:rPr>
          <w:rFonts w:ascii="Arial" w:cs="Arial" w:eastAsia="Arial" w:hAnsi="Arial"/>
          <w:i/>
          <w:iCs/>
          <w:color w:val="CC0000"/>
          <w:sz w:val="24"/>
          <w:szCs w:val="24"/>
        </w:rPr>
        <w:t xml:space="preserve">[A comment from Finance Manager is attached to the $4,200,000 figure above. Reply to it confirming the number is correct, then resolve it.]</w:t>
      </w:r>
    </w:p>
    <w:p>
      <w:pPr>
        <w:spacing w:after="120"/>
      </w:pPr>
      <w:r>
        <w:rPr>
          <w:rFonts w:ascii="Arial" w:cs="Arial" w:eastAsia="Arial" w:hAnsi="Arial"/>
          <w:sz w:val="24"/>
          <w:szCs w:val="24"/>
        </w:rPr>
        <w:t xml:space="preserve">Operating expenses were managed effectively at $2,725,000, resulting in a net profit of $1,475,000.</w:t>
      </w:r>
    </w:p>
    <w:p>
      <w:pPr>
        <w:spacing w:after="120"/>
      </w:pPr>
      <w:r>
        <w:t xml:space="preserve"/>
      </w:r>
    </w:p>
    <w:p>
      <w:pPr>
        <w:pStyle w:val="Heading1"/>
      </w:pPr>
      <w:r>
        <w:rPr>
          <w:rFonts w:ascii="Arial" w:cs="Arial" w:eastAsia="Arial" w:hAnsi="Arial"/>
          <w:b/>
          <w:bCs/>
          <w:sz w:val="32"/>
          <w:szCs w:val="32"/>
        </w:rPr>
        <w:t xml:space="preserve">Compliance Policies</w:t>
      </w:r>
    </w:p>
    <w:p>
      <w:pPr>
        <w:spacing w:after="120"/>
      </w:pPr>
      <w:r>
        <w:rPr>
          <w:rFonts w:ascii="Arial" w:cs="Arial" w:eastAsia="Arial" w:hAnsi="Arial"/>
          <w:sz w:val="24"/>
          <w:szCs w:val="24"/>
        </w:rPr>
        <w:t xml:space="preserve">All DSC operations comply with Nevada state business regulations.</w:t>
      </w:r>
    </w:p>
    <w:p>
      <w:pPr>
        <w:spacing w:after="120"/>
      </w:pPr>
      <w:r>
        <w:rPr>
          <w:rFonts w:ascii="Arial" w:cs="Arial" w:eastAsia="Arial" w:hAnsi="Arial"/>
          <w:i/>
          <w:iCs/>
          <w:color w:val="CC0000"/>
          <w:sz w:val="24"/>
          <w:szCs w:val="24"/>
        </w:rPr>
        <w:t xml:space="preserve">[A tracked change in this section removed important compliance data. Reject that tracked change to restore it.]</w:t>
      </w:r>
    </w:p>
    <w:p>
      <w:pPr>
        <w:spacing w:after="120"/>
      </w:pPr>
      <w:del w:id="20" w:author="Manager" w:date="2026-08-15T00:00:00Z">
        <w:r>
          <w:rPr>
            <w:rFonts w:ascii="Arial" w:cs="Arial" w:eastAsia="Arial" w:hAnsi="Arial"/>
            <w:sz w:val="24"/>
            <w:szCs w:val="24"/>
          </w:rPr>
          <w:delText xml:space="preserve">Annual compliance training is mandatory for all staff. Reports are filed quarterly with the Nevada Secretary of State.</w:delText>
        </w:r>
      </w:del>
    </w:p>
    <w:p>
      <w:pPr>
        <w:spacing w:after="120"/>
      </w:pPr>
      <w:r>
        <w:t xml:space="preserve"/>
      </w:r>
    </w:p>
    <w:p>
      <w:pPr>
        <w:pStyle w:val="Heading1"/>
      </w:pPr>
      <w:r>
        <w:rPr>
          <w:rFonts w:ascii="Arial" w:cs="Arial" w:eastAsia="Arial" w:hAnsi="Arial"/>
          <w:b/>
          <w:bCs/>
          <w:sz w:val="32"/>
          <w:szCs w:val="32"/>
        </w:rPr>
        <w:t xml:space="preserve">PTO Policy</w:t>
      </w:r>
    </w:p>
    <w:p>
      <w:pPr>
        <w:spacing w:after="120"/>
      </w:pPr>
      <w:r>
        <w:rPr>
          <w:rFonts w:ascii="Arial" w:cs="Arial" w:eastAsia="Arial" w:hAnsi="Arial"/>
          <w:sz w:val="24"/>
          <w:szCs w:val="24"/>
        </w:rPr>
        <w:t xml:space="preserve">Full-time employees receive 15 days of paid time off annually. PTO accrues at 1.25 days per month. Unused PTO may be carried over up to a maximum of 10 days.</w:t>
      </w:r>
      <w:ins w:id="30" w:author="HR Manager" w:date="2026-08-20T00:00:00Z">
        <w:r>
          <w:rPr>
            <w:rFonts w:ascii="Arial" w:cs="Arial" w:eastAsia="Arial" w:hAnsi="Arial"/>
            <w:sz w:val="24"/>
            <w:szCs w:val="24"/>
          </w:rPr>
          <w:t xml:space="preserve"> Part-time employees receive a prorated amount based on hours worked.</w:t>
        </w:r>
      </w:ins>
    </w:p>
    <w:p>
      <w:pPr>
        <w:spacing w:after="120"/>
      </w:pPr>
      <w:r>
        <w:rPr>
          <w:rFonts w:ascii="Arial" w:cs="Arial" w:eastAsia="Arial" w:hAnsi="Arial"/>
          <w:i/>
          <w:iCs/>
          <w:color w:val="CC0000"/>
          <w:sz w:val="24"/>
          <w:szCs w:val="24"/>
        </w:rPr>
        <w:t xml:space="preserve">[Turn on Track Changes (Ctrl+Shift+E) and revise the PTO Policy section above with updated language. Then accept the changes that correct policy language.]</w:t>
      </w:r>
    </w:p>
    <w:p>
      <w:pPr>
        <w:spacing w:after="120"/>
      </w:pPr>
      <w:r>
        <w:t xml:space="preserve"/>
      </w:r>
    </w:p>
    <w:p>
      <w:pPr>
        <w:pStyle w:val="Heading1"/>
      </w:pPr>
      <w:r>
        <w:rPr>
          <w:rFonts w:ascii="Arial" w:cs="Arial" w:eastAsia="Arial" w:hAnsi="Arial"/>
          <w:b/>
          <w:bCs/>
          <w:sz w:val="32"/>
          <w:szCs w:val="32"/>
        </w:rPr>
        <w:t xml:space="preserve">Collaboration Tasks</w:t>
      </w:r>
    </w:p>
    <w:p>
      <w:pPr>
        <w:spacing w:after="120"/>
      </w:pPr>
      <w:r>
        <w:rPr>
          <w:rFonts w:ascii="Arial" w:cs="Arial" w:eastAsia="Arial" w:hAnsi="Arial"/>
          <w:b/>
          <w:bCs/>
          <w:sz w:val="24"/>
          <w:szCs w:val="24"/>
        </w:rPr>
        <w:t xml:space="preserve">Complete all of the following tasks in this document:</w:t>
      </w:r>
    </w:p>
    <w:p>
      <w:pPr>
        <w:spacing w:after="120"/>
      </w:pPr>
      <w:r>
        <w:t xml:space="preserve"/>
      </w:r>
    </w:p>
    <w:p>
      <w:pPr>
        <w:spacing w:after="120"/>
      </w:pPr>
      <w:r>
        <w:rPr>
          <w:rFonts w:ascii="Arial" w:cs="Arial" w:eastAsia="Arial" w:hAnsi="Arial"/>
          <w:sz w:val="24"/>
          <w:szCs w:val="24"/>
        </w:rPr>
        <w:t xml:space="preserve">1.  Add a NEW comment on "$4.2 million" in Executive Summary asking finance to verify.</w:t>
      </w:r>
    </w:p>
    <w:p>
      <w:pPr>
        <w:spacing w:after="120"/>
      </w:pPr>
      <w:r>
        <w:rPr>
          <w:rFonts w:ascii="Arial" w:cs="Arial" w:eastAsia="Arial" w:hAnsi="Arial"/>
          <w:sz w:val="24"/>
          <w:szCs w:val="24"/>
        </w:rPr>
        <w:t xml:space="preserve">2.  Reply to the existing Finance Manager comment on $4,200,000.</w:t>
      </w:r>
    </w:p>
    <w:p>
      <w:pPr>
        <w:spacing w:after="120"/>
      </w:pPr>
      <w:r>
        <w:rPr>
          <w:rFonts w:ascii="Arial" w:cs="Arial" w:eastAsia="Arial" w:hAnsi="Arial"/>
          <w:sz w:val="24"/>
          <w:szCs w:val="24"/>
        </w:rPr>
        <w:t xml:space="preserve">3.  Resolve the Finance Manager comment after replying.</w:t>
      </w:r>
    </w:p>
    <w:p>
      <w:pPr>
        <w:spacing w:after="120"/>
      </w:pPr>
      <w:r>
        <w:rPr>
          <w:rFonts w:ascii="Arial" w:cs="Arial" w:eastAsia="Arial" w:hAnsi="Arial"/>
          <w:sz w:val="24"/>
          <w:szCs w:val="24"/>
        </w:rPr>
        <w:t xml:space="preserve">4.  Enable Track Changes and revise the PTO Policy section.</w:t>
      </w:r>
    </w:p>
    <w:p>
      <w:pPr>
        <w:spacing w:after="120"/>
      </w:pPr>
      <w:r>
        <w:rPr>
          <w:rFonts w:ascii="Arial" w:cs="Arial" w:eastAsia="Arial" w:hAnsi="Arial"/>
          <w:sz w:val="24"/>
          <w:szCs w:val="24"/>
        </w:rPr>
        <w:t xml:space="preserve">5.  Accept the HR Manager’s suggested addition to the PTO Policy (correcting policy language).</w:t>
      </w:r>
    </w:p>
    <w:p>
      <w:pPr>
        <w:spacing w:after="120"/>
      </w:pPr>
      <w:r>
        <w:rPr>
          <w:rFonts w:ascii="Arial" w:cs="Arial" w:eastAsia="Arial" w:hAnsi="Arial"/>
          <w:sz w:val="24"/>
          <w:szCs w:val="24"/>
        </w:rPr>
        <w:t xml:space="preserve">6.  Reject any tracked change that removed compliance data.</w:t>
      </w:r>
    </w:p>
    <w:p>
      <w:pPr>
        <w:spacing w:after="120"/>
      </w:pPr>
      <w:r>
        <w:rPr>
          <w:rFonts w:ascii="Arial" w:cs="Arial" w:eastAsia="Arial" w:hAnsi="Arial"/>
          <w:sz w:val="24"/>
          <w:szCs w:val="24"/>
        </w:rPr>
        <w:t xml:space="preserve">7.  Use Show Markup to hide all markup and preview the final document.</w:t>
      </w:r>
    </w:p>
    <w:p>
      <w:pPr>
        <w:spacing w:after="120"/>
      </w:pPr>
      <w:r>
        <w:rPr>
          <w:rFonts w:ascii="Arial" w:cs="Arial" w:eastAsia="Arial" w:hAnsi="Arial"/>
          <w:sz w:val="24"/>
          <w:szCs w:val="24"/>
        </w:rPr>
        <w:t xml:space="preserve">8.  Use Find (Ctrl+F) to search for "consultant" throughout the document.</w:t>
      </w:r>
    </w:p>
    <w:p>
      <w:pPr>
        <w:spacing w:after="120"/>
      </w:pPr>
      <w:r>
        <w:rPr>
          <w:rFonts w:ascii="Arial" w:cs="Arial" w:eastAsia="Arial" w:hAnsi="Arial"/>
          <w:sz w:val="24"/>
          <w:szCs w:val="24"/>
        </w:rPr>
        <w:t xml:space="preserve">9.  Run Inspect Document to remove personal information.</w:t>
      </w:r>
    </w:p>
    <w:p>
      <w:pPr>
        <w:spacing w:after="120"/>
      </w:pPr>
      <w:r>
        <w:rPr>
          <w:rFonts w:ascii="Arial" w:cs="Arial" w:eastAsia="Arial" w:hAnsi="Arial"/>
          <w:sz w:val="24"/>
          <w:szCs w:val="24"/>
        </w:rPr>
        <w:t xml:space="preserve">10. Compare this document with a revised version using Review → Compare.</w:t>
      </w:r>
    </w:p>
    <w:p>
      <w:pPr>
        <w:spacing w:after="120"/>
      </w:pPr>
      <w:r>
        <w:rPr>
          <w:rFonts w:ascii="Arial" w:cs="Arial" w:eastAsia="Arial" w:hAnsi="Arial"/>
          <w:sz w:val="24"/>
          <w:szCs w:val="24"/>
        </w:rPr>
        <w:t xml:space="preserve">11. Enable Restrict Editing so only comments can be added.</w:t>
      </w:r>
    </w:p>
    <w:p>
      <w:pPr>
        <w:spacing w:after="120"/>
      </w:pPr>
      <w:r>
        <w:rPr>
          <w:rFonts w:ascii="Arial" w:cs="Arial" w:eastAsia="Arial" w:hAnsi="Arial"/>
          <w:sz w:val="24"/>
          <w:szCs w:val="24"/>
        </w:rPr>
        <w:t xml:space="preserve">12. Save to OneDrive and Share with your instructor.</w:t>
      </w:r>
    </w:p>
    <w:p>
      <w:pPr>
        <w:spacing w:after="120"/>
      </w:pPr>
      <w:r>
        <w:rPr>
          <w:rFonts w:ascii="Arial" w:cs="Arial" w:eastAsia="Arial" w:hAnsi="Arial"/>
          <w:sz w:val="24"/>
          <w:szCs w:val="24"/>
        </w:rPr>
        <w:t xml:space="preserve">13. Check Compatibility and Accessibility before final submission.</w:t>
      </w:r>
    </w:p>
    <w:p>
      <w:pPr>
        <w:spacing w:after="120"/>
      </w:pPr>
      <w:r>
        <w:rPr>
          <w:rFonts w:ascii="Arial" w:cs="Arial" w:eastAsia="Arial" w:hAnsi="Arial"/>
          <w:sz w:val="24"/>
          <w:szCs w:val="24"/>
        </w:rPr>
        <w:t xml:space="preserve">14. View Version History.</w:t>
      </w:r>
    </w:p>
    <w:p>
      <w:pPr>
        <w:spacing w:after="120"/>
      </w:pPr>
      <w:r>
        <w:rPr>
          <w:rFonts w:ascii="Arial" w:cs="Arial" w:eastAsia="Arial" w:hAnsi="Arial"/>
          <w:sz w:val="24"/>
          <w:szCs w:val="24"/>
        </w:rPr>
        <w:t xml:space="preserve">15.  Delete the Manager’s outdated comment (from the D1 section) once it has been reviewed.</w:t>
      </w:r>
    </w:p>
    <w:p>
      <w:pPr>
        <w:spacing w:after="120"/>
      </w:pPr>
      <w:r>
        <w:t xml:space="preserve"/>
      </w:r>
    </w:p>
    <w:p>
      <w:pPr>
        <w:jc w:val="center"/>
      </w:pPr>
      <w:r>
        <w:rPr>
          <w:rFonts w:ascii="Arial" w:cs="Arial" w:eastAsia="Arial" w:hAnsi="Arial"/>
          <w:i/>
          <w:iCs/>
          <w:color w:val="999999"/>
          <w:sz w:val="20"/>
          <w:szCs w:val="20"/>
        </w:rPr>
        <w:t xml:space="preserve">— End of Document —</w:t>
      </w:r>
    </w:p>
    <w:sectPr>
      <w:pgSz w:w="11906" w:h="16838" w:orient="portrait"/>
      <w:pgMar w:top="2880" w:right="2880" w:bottom="2880" w:left="28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author="Manager" w:date="2026-08-15T00:00:00Z" w:initials="M">
    <w:p>
      <w:pPr>
        <w:pStyle w:val="CommentText"/>
      </w:pPr>
      <w:r>
        <w:rPr>
          <w:rStyle w:val="CommentReference"/>
        </w:rPr>
        <w:annotationRef/>
      </w:r>
      <w:r>
        <w:t xml:space="preserve">Can we get the exact revenue figure here instead of a rounded number?</w:t>
      </w:r>
    </w:p>
  </w:comment>
  <w:comment w:id="1" w:author="Finance Manager" w:date="2026-08-16T00:00:00Z" w:initials="FM">
    <w:p>
      <w:pPr>
        <w:pStyle w:val="CommentText"/>
      </w:pPr>
      <w:r>
        <w:rPr>
          <w:rStyle w:val="CommentReference"/>
        </w:rPr>
        <w:annotationRef/>
      </w:r>
      <w:r>
        <w:t xml:space="preserve">Please confirm this figure matches the audited financial statements.</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documentProtection w:edit="trackedChanges" w:enforcement="1"/>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F5496"/>
      <w:sz w:val="32"/>
      <w:szCs w:val="32"/>
    </w:rPr>
  </w:style>
  <w:style w:type="paragraph" w:styleId="Heading2">
    <w:name w:val="Heading 2"/>
    <w:basedOn w:val="Normal"/>
    <w:next w:val="Normal"/>
    <w:qFormat/>
    <w:pPr>
      <w:spacing w:after="90" w:before="180"/>
      <w:outlineLvl w:val="1"/>
    </w:pPr>
    <w:rPr>
      <w:rFonts w:ascii="Arial" w:cs="Arial" w:eastAsia="Arial" w:hAnsi="Arial"/>
      <w:b/>
      <w:bCs/>
      <w:color w:val="2E74B5"/>
      <w:sz w:val="28"/>
      <w:szCs w:val="28"/>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after="0" w:line="240" w:lineRule="auto"/>
    </w:pPr>
    <w:rPr>
      <w:sz w:val="20"/>
      <w:szCs w:val="20"/>
    </w:rPr>
  </w:style>
  <w:style w:type="character" w:styleId="CommentTextChar">
    <w:name w:val="Comment Text Char"/>
    <w:basedOn w:val="DefaultParagraphFont"/>
    <w:link w:val="CommentText"/>
    <w:uiPriority w:val="99"/>
    <w:semiHidden/>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2026-06-14T20:11:57.197Z</dcterms:created>
  <dcterms:modified xsi:type="dcterms:W3CDTF">2026-06-14T20:11:57.198Z</dcterms:modified>
</cp:coreProperties>
</file>

<file path=docProps/custom.xml><?xml version="1.0" encoding="utf-8"?>
<Properties xmlns="http://schemas.openxmlformats.org/officeDocument/2006/custom-properties" xmlns:vt="http://schemas.openxmlformats.org/officeDocument/2006/docPropsVTypes"/>
</file>